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451" w14:textId="77777777" w:rsidR="00E439BC" w:rsidRDefault="00E439BC">
      <w:pPr>
        <w:pStyle w:val="BodyText"/>
        <w:spacing w:before="124"/>
        <w:rPr>
          <w:sz w:val="27"/>
        </w:rPr>
      </w:pPr>
    </w:p>
    <w:p w14:paraId="4EDED452" w14:textId="77777777" w:rsidR="00E439BC" w:rsidRDefault="008633EA">
      <w:pPr>
        <w:pStyle w:val="Title"/>
        <w:spacing w:line="252" w:lineRule="auto"/>
        <w:ind w:left="3683" w:right="3638"/>
      </w:pPr>
      <w:r>
        <w:rPr>
          <w:color w:val="0C0C0C"/>
          <w:spacing w:val="-2"/>
          <w:w w:val="105"/>
        </w:rPr>
        <w:t>Non-Circumvention, Non-Disclosure,</w:t>
      </w:r>
    </w:p>
    <w:p w14:paraId="4EDED453" w14:textId="77777777" w:rsidR="00E439BC" w:rsidRDefault="008633EA">
      <w:pPr>
        <w:pStyle w:val="Title"/>
        <w:spacing w:before="6"/>
      </w:pPr>
      <w:r>
        <w:rPr>
          <w:color w:val="0C0C0C"/>
        </w:rPr>
        <w:t>And</w:t>
      </w:r>
      <w:r>
        <w:rPr>
          <w:color w:val="0C0C0C"/>
          <w:spacing w:val="56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24"/>
        </w:rPr>
        <w:t xml:space="preserve"> </w:t>
      </w:r>
      <w:r>
        <w:rPr>
          <w:color w:val="0C0C0C"/>
          <w:spacing w:val="-2"/>
        </w:rPr>
        <w:t>Agreement</w:t>
      </w:r>
    </w:p>
    <w:p w14:paraId="4EDED454" w14:textId="77777777" w:rsidR="00E439BC" w:rsidRDefault="00E439BC">
      <w:pPr>
        <w:pStyle w:val="BodyText"/>
        <w:spacing w:before="52"/>
        <w:rPr>
          <w:b/>
        </w:rPr>
      </w:pPr>
    </w:p>
    <w:p w14:paraId="4EDED455" w14:textId="3D6575D2" w:rsidR="00E439BC" w:rsidRDefault="008633EA">
      <w:pPr>
        <w:pStyle w:val="BodyText"/>
        <w:tabs>
          <w:tab w:val="left" w:pos="5046"/>
          <w:tab w:val="left" w:pos="8703"/>
        </w:tabs>
        <w:spacing w:line="270" w:lineRule="exact"/>
        <w:ind w:right="188"/>
        <w:jc w:val="right"/>
      </w:pPr>
      <w:r>
        <w:rPr>
          <w:color w:val="0C0C0C"/>
        </w:rPr>
        <w:t>This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agreement</w:t>
      </w:r>
      <w:ins w:id="0" w:author="Geneve DuBois" w:date="2025-01-28T23:12:00Z" w16du:dateUtc="2025-01-29T04:12:00Z">
        <w:r w:rsidR="00E76F56">
          <w:rPr>
            <w:color w:val="0C0C0C"/>
          </w:rPr>
          <w:t xml:space="preserve"> (“Agreement”)</w:t>
        </w:r>
      </w:ins>
      <w:r>
        <w:rPr>
          <w:color w:val="0C0C0C"/>
          <w:spacing w:val="52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executed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del w:id="1" w:author="Geneve DuBois" w:date="2025-01-28T23:02:00Z" w16du:dateUtc="2025-01-29T04:02:00Z">
        <w:r w:rsidDel="002B3CEE">
          <w:rPr>
            <w:color w:val="0C0C0C"/>
            <w:u w:val="single" w:color="000000"/>
          </w:rPr>
          <w:tab/>
        </w:r>
      </w:del>
      <w:ins w:id="2" w:author="Geneve DuBois" w:date="2025-01-28T23:02:00Z" w16du:dateUtc="2025-01-29T04:02:00Z">
        <w:r w:rsidR="002B3CEE">
          <w:rPr>
            <w:color w:val="0C0C0C"/>
            <w:u w:val="single" w:color="000000"/>
          </w:rPr>
          <w:t>29th</w:t>
        </w:r>
      </w:ins>
      <w:r>
        <w:rPr>
          <w:color w:val="0C0C0C"/>
          <w:spacing w:val="-24"/>
        </w:rPr>
        <w:t xml:space="preserve"> </w:t>
      </w:r>
      <w:r>
        <w:rPr>
          <w:color w:val="0C0C0C"/>
        </w:rPr>
        <w:t>day</w:t>
      </w:r>
      <w:r>
        <w:rPr>
          <w:color w:val="0C0C0C"/>
          <w:spacing w:val="39"/>
        </w:rPr>
        <w:t xml:space="preserve"> </w:t>
      </w:r>
      <w:r>
        <w:rPr>
          <w:color w:val="0C0C0C"/>
        </w:rPr>
        <w:t xml:space="preserve">of </w:t>
      </w:r>
      <w:del w:id="3" w:author="Geneve DuBois" w:date="2025-01-28T23:02:00Z" w16du:dateUtc="2025-01-29T04:02:00Z">
        <w:r w:rsidDel="002B3CEE">
          <w:rPr>
            <w:color w:val="0C0C0C"/>
            <w:u w:val="single" w:color="000000"/>
          </w:rPr>
          <w:tab/>
        </w:r>
      </w:del>
      <w:ins w:id="4" w:author="Geneve DuBois" w:date="2025-01-28T23:02:00Z" w16du:dateUtc="2025-01-29T04:02:00Z">
        <w:r w:rsidR="002B3CEE">
          <w:rPr>
            <w:color w:val="0C0C0C"/>
            <w:u w:val="single" w:color="000000"/>
          </w:rPr>
          <w:t>January</w:t>
        </w:r>
      </w:ins>
    </w:p>
    <w:p w14:paraId="4EDED456" w14:textId="75CAFB5C" w:rsidR="00E439BC" w:rsidDel="002B3CEE" w:rsidRDefault="008633EA" w:rsidP="002B3CEE">
      <w:pPr>
        <w:tabs>
          <w:tab w:val="left" w:pos="1006"/>
          <w:tab w:val="left" w:pos="1521"/>
          <w:tab w:val="left" w:pos="2155"/>
          <w:tab w:val="left" w:pos="4828"/>
          <w:tab w:val="left" w:pos="8184"/>
          <w:tab w:val="left" w:pos="9070"/>
        </w:tabs>
        <w:spacing w:line="290" w:lineRule="exact"/>
        <w:ind w:right="109"/>
        <w:jc w:val="right"/>
        <w:rPr>
          <w:del w:id="5" w:author="Geneve DuBois" w:date="2025-01-28T23:03:00Z" w16du:dateUtc="2025-01-29T04:03:00Z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DED4B6" wp14:editId="4EDED4B7">
                <wp:simplePos x="0" y="0"/>
                <wp:positionH relativeFrom="page">
                  <wp:posOffset>2958084</wp:posOffset>
                </wp:positionH>
                <wp:positionV relativeFrom="paragraph">
                  <wp:posOffset>194267</wp:posOffset>
                </wp:positionV>
                <wp:extent cx="297942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94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9420" h="7620">
                              <a:moveTo>
                                <a:pt x="2979420" y="0"/>
                              </a:moveTo>
                              <a:lnTo>
                                <a:pt x="2903220" y="0"/>
                              </a:lnTo>
                              <a:lnTo>
                                <a:pt x="290017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00172" y="7620"/>
                              </a:lnTo>
                              <a:lnTo>
                                <a:pt x="2903220" y="7620"/>
                              </a:lnTo>
                              <a:lnTo>
                                <a:pt x="2979420" y="7620"/>
                              </a:lnTo>
                              <a:lnTo>
                                <a:pt x="297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1D21B" id="Graphic 2" o:spid="_x0000_s1026" style="position:absolute;margin-left:232.9pt;margin-top:15.3pt;width:234.6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94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" path="m2979420,r-76200,l2900172,,,,,7620r2900172,l2903220,7620r76200,l29794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color w:val="0C0C0C"/>
          <w:spacing w:val="-5"/>
          <w:position w:val="-1"/>
          <w:sz w:val="21"/>
        </w:rPr>
        <w:t>20</w:t>
      </w:r>
      <w:ins w:id="6" w:author="Geneve DuBois" w:date="2025-01-28T23:03:00Z" w16du:dateUtc="2025-01-29T04:03:00Z">
        <w:r w:rsidR="002B3CEE">
          <w:rPr>
            <w:rFonts w:ascii="Arial"/>
            <w:color w:val="0C0C0C"/>
            <w:spacing w:val="-5"/>
            <w:position w:val="-1"/>
            <w:sz w:val="21"/>
          </w:rPr>
          <w:t>25</w:t>
        </w:r>
      </w:ins>
      <w:ins w:id="7" w:author="Geneve DuBois" w:date="2025-01-28T23:20:00Z" w16du:dateUtc="2025-01-29T04:20:00Z">
        <w:r w:rsidR="00141797">
          <w:rPr>
            <w:rFonts w:ascii="Arial"/>
            <w:color w:val="0C0C0C"/>
            <w:spacing w:val="-5"/>
            <w:position w:val="-1"/>
            <w:sz w:val="21"/>
          </w:rPr>
          <w:t xml:space="preserve"> (</w:t>
        </w:r>
        <w:r w:rsidR="00141797">
          <w:rPr>
            <w:rFonts w:ascii="Arial"/>
            <w:color w:val="0C0C0C"/>
            <w:spacing w:val="-5"/>
            <w:position w:val="-1"/>
            <w:sz w:val="21"/>
          </w:rPr>
          <w:t>“</w:t>
        </w:r>
        <w:r w:rsidR="00141797">
          <w:rPr>
            <w:rFonts w:ascii="Arial"/>
            <w:color w:val="0C0C0C"/>
            <w:spacing w:val="-5"/>
            <w:position w:val="-1"/>
            <w:sz w:val="21"/>
          </w:rPr>
          <w:t>Effective Date</w:t>
        </w:r>
        <w:r w:rsidR="00141797">
          <w:rPr>
            <w:rFonts w:ascii="Arial"/>
            <w:color w:val="0C0C0C"/>
            <w:spacing w:val="-5"/>
            <w:position w:val="-1"/>
            <w:sz w:val="21"/>
          </w:rPr>
          <w:t>”</w:t>
        </w:r>
        <w:r w:rsidR="00141797">
          <w:rPr>
            <w:rFonts w:ascii="Arial"/>
            <w:color w:val="0C0C0C"/>
            <w:spacing w:val="-5"/>
            <w:position w:val="-1"/>
            <w:sz w:val="21"/>
          </w:rPr>
          <w:t>)</w:t>
        </w:r>
      </w:ins>
      <w:r>
        <w:rPr>
          <w:rFonts w:ascii="Arial"/>
          <w:color w:val="0C0C0C"/>
          <w:position w:val="-1"/>
          <w:sz w:val="21"/>
        </w:rPr>
        <w:tab/>
      </w:r>
      <w:r>
        <w:rPr>
          <w:color w:val="0C0C0C"/>
          <w:spacing w:val="-5"/>
          <w:sz w:val="24"/>
        </w:rPr>
        <w:t>by</w:t>
      </w:r>
      <w:r>
        <w:rPr>
          <w:color w:val="0C0C0C"/>
          <w:sz w:val="24"/>
        </w:rPr>
        <w:tab/>
      </w:r>
      <w:r>
        <w:rPr>
          <w:color w:val="0C0C0C"/>
          <w:spacing w:val="-5"/>
          <w:sz w:val="24"/>
        </w:rPr>
        <w:t>and</w:t>
      </w:r>
      <w:r>
        <w:rPr>
          <w:color w:val="0C0C0C"/>
          <w:sz w:val="24"/>
        </w:rPr>
        <w:tab/>
      </w:r>
      <w:r>
        <w:rPr>
          <w:color w:val="0C0C0C"/>
          <w:spacing w:val="-2"/>
          <w:sz w:val="24"/>
        </w:rPr>
        <w:t>between</w:t>
      </w:r>
      <w:r w:rsidR="000D65FD">
        <w:rPr>
          <w:color w:val="0C0C0C"/>
          <w:spacing w:val="-2"/>
          <w:sz w:val="24"/>
        </w:rPr>
        <w:t xml:space="preserve"> </w:t>
      </w:r>
      <w:ins w:id="8" w:author="SeedJura, PLLC" w:date="2026-02-27T14:13:00Z" w16du:dateUtc="2026-02-27T19:13:00Z">
        <w:r w:rsidR="001C3F5A">
          <w:rPr>
            <w:rFonts w:ascii="Arial"/>
            <w:color w:val="0C0C0C"/>
            <w:sz w:val="18"/>
          </w:rPr>
          <w:t>XXXX</w:t>
        </w:r>
      </w:ins>
      <w:r>
        <w:rPr>
          <w:rFonts w:ascii="Arial"/>
          <w:color w:val="0C0C0C"/>
          <w:sz w:val="18"/>
        </w:rPr>
        <w:tab/>
      </w:r>
      <w:del w:id="9" w:author="Geneve DuBois" w:date="2025-01-28T23:03:00Z" w16du:dateUtc="2025-01-29T04:03:00Z">
        <w:r w:rsidDel="002B3CEE">
          <w:rPr>
            <w:color w:val="0C0C0C"/>
            <w:spacing w:val="-2"/>
            <w:position w:val="-1"/>
            <w:sz w:val="24"/>
          </w:rPr>
          <w:delText>and/or</w:delText>
        </w:r>
        <w:r w:rsidDel="002B3CEE">
          <w:rPr>
            <w:color w:val="0C0C0C"/>
            <w:position w:val="-1"/>
            <w:sz w:val="24"/>
          </w:rPr>
          <w:tab/>
        </w:r>
        <w:r w:rsidDel="002B3CEE">
          <w:rPr>
            <w:color w:val="0C0C0C"/>
            <w:spacing w:val="-2"/>
            <w:position w:val="-1"/>
            <w:sz w:val="24"/>
          </w:rPr>
          <w:delText>their</w:delText>
        </w:r>
      </w:del>
    </w:p>
    <w:p w14:paraId="4EDED457" w14:textId="64A0601E" w:rsidR="00E439BC" w:rsidRDefault="008633EA" w:rsidP="001C3F5A">
      <w:pPr>
        <w:tabs>
          <w:tab w:val="left" w:pos="1006"/>
          <w:tab w:val="left" w:pos="1521"/>
          <w:tab w:val="left" w:pos="2155"/>
          <w:tab w:val="left" w:pos="4828"/>
          <w:tab w:val="left" w:pos="8184"/>
          <w:tab w:val="left" w:pos="9070"/>
        </w:tabs>
        <w:spacing w:line="290" w:lineRule="exact"/>
        <w:ind w:right="109"/>
        <w:jc w:val="right"/>
      </w:pPr>
      <w:del w:id="10" w:author="Geneve DuBois" w:date="2025-01-28T23:03:00Z" w16du:dateUtc="2025-01-29T04:03:00Z">
        <w:r w:rsidDel="002B3CEE">
          <w:rPr>
            <w:color w:val="0C0C0C"/>
          </w:rPr>
          <w:delText>corporations</w:delText>
        </w:r>
        <w:r w:rsidDel="002B3CEE">
          <w:rPr>
            <w:color w:val="0C0C0C"/>
            <w:spacing w:val="40"/>
          </w:rPr>
          <w:delText xml:space="preserve"> </w:delText>
        </w:r>
        <w:r w:rsidDel="002B3CEE">
          <w:rPr>
            <w:color w:val="0C0C0C"/>
          </w:rPr>
          <w:delText>and</w:delText>
        </w:r>
        <w:r w:rsidDel="002B3CEE">
          <w:rPr>
            <w:color w:val="0C0C0C"/>
            <w:spacing w:val="40"/>
          </w:rPr>
          <w:delText xml:space="preserve"> </w:delText>
        </w:r>
        <w:r w:rsidDel="002B3CEE">
          <w:rPr>
            <w:color w:val="0C0C0C"/>
          </w:rPr>
          <w:delText>subsidiaries,</w:delText>
        </w:r>
      </w:del>
      <w:r>
        <w:rPr>
          <w:color w:val="0C0C0C"/>
          <w:spacing w:val="40"/>
        </w:rPr>
        <w:t xml:space="preserve"> </w:t>
      </w:r>
      <w:r>
        <w:rPr>
          <w:color w:val="0C0C0C"/>
        </w:rPr>
        <w:t>(hereinafter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</w:t>
      </w:r>
      <w:del w:id="11" w:author="Geneve DuBois" w:date="2025-01-28T23:10:00Z" w16du:dateUtc="2025-01-29T04:10:00Z">
        <w:r w:rsidDel="00771489">
          <w:rPr>
            <w:color w:val="0C0C0C"/>
          </w:rPr>
          <w:delText>Client</w:delText>
        </w:r>
      </w:del>
      <w:ins w:id="12" w:author="Geneve DuBois" w:date="2025-01-28T23:10:00Z" w16du:dateUtc="2025-01-29T04:10:00Z">
        <w:r w:rsidR="00771489">
          <w:rPr>
            <w:color w:val="0C0C0C"/>
          </w:rPr>
          <w:t>Potential Buyer</w:t>
        </w:r>
      </w:ins>
      <w:r>
        <w:rPr>
          <w:color w:val="0C0C0C"/>
        </w:rPr>
        <w:t>")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 w:rsidR="000D65FD">
        <w:rPr>
          <w:color w:val="0C0C0C"/>
        </w:rPr>
        <w:t xml:space="preserve">XXXXX </w:t>
      </w:r>
      <w:r>
        <w:rPr>
          <w:color w:val="0C0C0C"/>
        </w:rPr>
        <w:t xml:space="preserve"> (hereinafter referred to as "Broker"),("Client"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"Broker"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collectively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"Parties"),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whereby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hereby agree as follows:</w:t>
      </w:r>
    </w:p>
    <w:p w14:paraId="4EDED458" w14:textId="77777777" w:rsidR="00E439BC" w:rsidRDefault="008633EA">
      <w:pPr>
        <w:pStyle w:val="BodyText"/>
        <w:spacing w:before="274"/>
        <w:ind w:right="1"/>
        <w:jc w:val="center"/>
      </w:pPr>
      <w:r>
        <w:rPr>
          <w:color w:val="0C0C0C"/>
          <w:spacing w:val="-2"/>
          <w:w w:val="135"/>
        </w:rPr>
        <w:t>WITNESSETH</w:t>
      </w:r>
    </w:p>
    <w:p w14:paraId="4EDED459" w14:textId="356C842C" w:rsidR="00E439BC" w:rsidRDefault="008633EA">
      <w:pPr>
        <w:pStyle w:val="BodyText"/>
        <w:spacing w:before="8" w:line="249" w:lineRule="auto"/>
        <w:ind w:left="332" w:right="155" w:firstLine="726"/>
        <w:jc w:val="both"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hereto contemplate </w:t>
      </w:r>
      <w:del w:id="13" w:author="Geneve DuBois" w:date="2025-01-28T23:05:00Z" w16du:dateUtc="2025-01-29T04:05:00Z">
        <w:r w:rsidDel="00CF2EF1">
          <w:rPr>
            <w:color w:val="0C0C0C"/>
          </w:rPr>
          <w:delText>entering into, or participating in, one or more business transactions including the purchase of one</w:delText>
        </w:r>
        <w:r w:rsidDel="00CF2EF1">
          <w:rPr>
            <w:color w:val="0C0C0C"/>
            <w:spacing w:val="-4"/>
          </w:rPr>
          <w:delText xml:space="preserve"> </w:delText>
        </w:r>
        <w:r w:rsidDel="00CF2EF1">
          <w:rPr>
            <w:color w:val="0C0C0C"/>
          </w:rPr>
          <w:delText>or</w:delText>
        </w:r>
        <w:r w:rsidDel="00CF2EF1">
          <w:rPr>
            <w:color w:val="0C0C0C"/>
            <w:spacing w:val="-8"/>
          </w:rPr>
          <w:delText xml:space="preserve"> </w:delText>
        </w:r>
        <w:r w:rsidDel="00CF2EF1">
          <w:rPr>
            <w:color w:val="0C0C0C"/>
          </w:rPr>
          <w:delText>more</w:delText>
        </w:r>
        <w:r w:rsidDel="00CF2EF1">
          <w:rPr>
            <w:color w:val="0C0C0C"/>
            <w:spacing w:val="-5"/>
          </w:rPr>
          <w:delText xml:space="preserve"> </w:delText>
        </w:r>
        <w:r w:rsidDel="00CF2EF1">
          <w:rPr>
            <w:color w:val="0C0C0C"/>
          </w:rPr>
          <w:delText>of</w:delText>
        </w:r>
        <w:r w:rsidDel="00CF2EF1">
          <w:rPr>
            <w:color w:val="0C0C0C"/>
            <w:spacing w:val="-1"/>
          </w:rPr>
          <w:delText xml:space="preserve"> </w:delText>
        </w:r>
        <w:r w:rsidDel="00CF2EF1">
          <w:rPr>
            <w:color w:val="0C0C0C"/>
          </w:rPr>
          <w:delText>brokers</w:delText>
        </w:r>
        <w:r w:rsidDel="00CF2EF1">
          <w:rPr>
            <w:color w:val="0C0C0C"/>
            <w:spacing w:val="40"/>
          </w:rPr>
          <w:delText xml:space="preserve"> </w:delText>
        </w:r>
        <w:r w:rsidDel="00CF2EF1">
          <w:rPr>
            <w:color w:val="0C0C0C"/>
          </w:rPr>
          <w:delText>Client businesses</w:delText>
        </w:r>
      </w:del>
      <w:ins w:id="14" w:author="Geneve DuBois" w:date="2025-01-28T23:05:00Z" w16du:dateUtc="2025-01-29T04:05:00Z">
        <w:r w:rsidR="00CF2EF1">
          <w:rPr>
            <w:color w:val="0C0C0C"/>
          </w:rPr>
          <w:t xml:space="preserve">in exploring the </w:t>
        </w:r>
        <w:r w:rsidR="00AF7DCE">
          <w:rPr>
            <w:color w:val="0C0C0C"/>
          </w:rPr>
          <w:t xml:space="preserve">real estate opportunity </w:t>
        </w:r>
        <w:r w:rsidR="00A10487">
          <w:rPr>
            <w:color w:val="0C0C0C"/>
          </w:rPr>
          <w:t>identified as the</w:t>
        </w:r>
        <w:r w:rsidR="00AF7DCE">
          <w:rPr>
            <w:color w:val="0C0C0C"/>
          </w:rPr>
          <w:t xml:space="preserve"> </w:t>
        </w:r>
      </w:ins>
      <w:proofErr w:type="spellStart"/>
      <w:r w:rsidR="000D65FD">
        <w:rPr>
          <w:color w:val="0C0C0C"/>
        </w:rPr>
        <w:t>XXXX</w:t>
      </w:r>
      <w:ins w:id="15" w:author="Geneve DuBois" w:date="2025-01-28T23:05:00Z" w16du:dateUtc="2025-01-29T04:05:00Z">
        <w:r w:rsidR="00A10487">
          <w:rPr>
            <w:color w:val="0C0C0C"/>
          </w:rPr>
          <w:t>r</w:t>
        </w:r>
      </w:ins>
      <w:proofErr w:type="spellEnd"/>
      <w:ins w:id="16" w:author="Geneve DuBois" w:date="2025-01-28T23:06:00Z" w16du:dateUtc="2025-01-29T04:06:00Z">
        <w:r w:rsidR="00A10487">
          <w:rPr>
            <w:color w:val="0C0C0C"/>
          </w:rPr>
          <w:t xml:space="preserve"> (“</w:t>
        </w:r>
        <w:r w:rsidR="003B58F1">
          <w:rPr>
            <w:color w:val="0C0C0C"/>
          </w:rPr>
          <w:t>Subject Business</w:t>
        </w:r>
        <w:r w:rsidR="00A10487">
          <w:rPr>
            <w:color w:val="0C0C0C"/>
          </w:rPr>
          <w:t>”)</w:t>
        </w:r>
      </w:ins>
      <w:r>
        <w:rPr>
          <w:color w:val="0C0C0C"/>
        </w:rPr>
        <w:t xml:space="preserve">; </w:t>
      </w:r>
      <w:r>
        <w:rPr>
          <w:color w:val="0C0C0C"/>
          <w:spacing w:val="-4"/>
        </w:rPr>
        <w:t>and</w:t>
      </w:r>
    </w:p>
    <w:p w14:paraId="4EDED45A" w14:textId="77777777" w:rsidR="00E439BC" w:rsidRDefault="00E439BC">
      <w:pPr>
        <w:pStyle w:val="BodyText"/>
        <w:spacing w:before="6"/>
      </w:pPr>
    </w:p>
    <w:p w14:paraId="4EDED45B" w14:textId="70833E0E" w:rsidR="00E439BC" w:rsidRDefault="008633EA">
      <w:pPr>
        <w:pStyle w:val="BodyText"/>
        <w:spacing w:before="1" w:line="247" w:lineRule="auto"/>
        <w:ind w:left="332" w:right="176" w:firstLine="726"/>
        <w:jc w:val="both"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the parties mutually </w:t>
      </w:r>
      <w:proofErr w:type="spellStart"/>
      <w:r>
        <w:rPr>
          <w:color w:val="0C0C0C"/>
        </w:rPr>
        <w:t>recogmze</w:t>
      </w:r>
      <w:proofErr w:type="spellEnd"/>
      <w:r>
        <w:rPr>
          <w:color w:val="0C0C0C"/>
          <w:spacing w:val="40"/>
        </w:rPr>
        <w:t xml:space="preserve"> </w:t>
      </w:r>
      <w:r>
        <w:rPr>
          <w:color w:val="0C0C0C"/>
        </w:rPr>
        <w:t>that in the transaction of the</w:t>
      </w:r>
      <w:r>
        <w:rPr>
          <w:color w:val="0C0C0C"/>
          <w:spacing w:val="40"/>
        </w:rPr>
        <w:t xml:space="preserve"> </w:t>
      </w:r>
      <w:ins w:id="17" w:author="Geneve DuBois" w:date="2025-01-28T23:06:00Z" w16du:dateUtc="2025-01-29T04:06:00Z">
        <w:r w:rsidR="003B58F1">
          <w:rPr>
            <w:color w:val="0C0C0C"/>
          </w:rPr>
          <w:t>S</w:t>
        </w:r>
      </w:ins>
      <w:del w:id="18" w:author="Geneve DuBois" w:date="2025-01-28T23:06:00Z" w16du:dateUtc="2025-01-29T04:06:00Z">
        <w:r w:rsidDel="003B58F1">
          <w:rPr>
            <w:color w:val="0C0C0C"/>
          </w:rPr>
          <w:delText>s</w:delText>
        </w:r>
      </w:del>
      <w:r>
        <w:rPr>
          <w:color w:val="0C0C0C"/>
        </w:rPr>
        <w:t xml:space="preserve">ubject </w:t>
      </w:r>
      <w:del w:id="19" w:author="Geneve DuBois" w:date="2025-01-28T23:06:00Z" w16du:dateUtc="2025-01-29T04:06:00Z">
        <w:r w:rsidDel="003B58F1">
          <w:rPr>
            <w:color w:val="0C0C0C"/>
          </w:rPr>
          <w:delText>b</w:delText>
        </w:r>
      </w:del>
      <w:ins w:id="20" w:author="Geneve DuBois" w:date="2025-01-28T23:06:00Z" w16du:dateUtc="2025-01-29T04:06:00Z">
        <w:r w:rsidR="003B58F1">
          <w:rPr>
            <w:color w:val="0C0C0C"/>
          </w:rPr>
          <w:t>B</w:t>
        </w:r>
      </w:ins>
      <w:r>
        <w:rPr>
          <w:color w:val="0C0C0C"/>
        </w:rPr>
        <w:t>usiness each may learn from the other, including their agents and associates,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identity, address and/or telephone numbers of clients, agents, brokers, buyers, sellers,</w:t>
      </w:r>
      <w:ins w:id="21" w:author="Geneve DuBois" w:date="2025-01-28T23:10:00Z" w16du:dateUtc="2025-01-29T04:10:00Z">
        <w:r w:rsidR="00771489">
          <w:rPr>
            <w:color w:val="0C0C0C"/>
          </w:rPr>
          <w:t xml:space="preserve"> investors</w:t>
        </w:r>
      </w:ins>
      <w:r>
        <w:rPr>
          <w:color w:val="0C0C0C"/>
          <w:spacing w:val="40"/>
        </w:rPr>
        <w:t xml:space="preserve"> </w:t>
      </w:r>
      <w:r>
        <w:rPr>
          <w:color w:val="0C0C0C"/>
        </w:rPr>
        <w:t>financiers and/or bank or trust contracts (hereinafter referred to individually or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collectively as "</w:t>
      </w:r>
      <w:del w:id="22" w:author="Geneve DuBois" w:date="2025-01-28T23:08:00Z" w16du:dateUtc="2025-01-29T04:08:00Z">
        <w:r w:rsidDel="00670548">
          <w:rPr>
            <w:color w:val="0C0C0C"/>
          </w:rPr>
          <w:delText>c</w:delText>
        </w:r>
      </w:del>
      <w:ins w:id="23" w:author="Geneve DuBois" w:date="2025-01-28T23:08:00Z" w16du:dateUtc="2025-01-29T04:08:00Z">
        <w:r w:rsidR="00670548">
          <w:rPr>
            <w:color w:val="0C0C0C"/>
          </w:rPr>
          <w:t>C</w:t>
        </w:r>
      </w:ins>
      <w:r>
        <w:rPr>
          <w:color w:val="0C0C0C"/>
        </w:rPr>
        <w:t xml:space="preserve">onfidential </w:t>
      </w:r>
      <w:del w:id="24" w:author="Geneve DuBois" w:date="2025-01-28T23:08:00Z" w16du:dateUtc="2025-01-29T04:08:00Z">
        <w:r w:rsidDel="00670548">
          <w:rPr>
            <w:color w:val="1C1C1C"/>
          </w:rPr>
          <w:delText>s</w:delText>
        </w:r>
      </w:del>
      <w:ins w:id="25" w:author="Geneve DuBois" w:date="2025-01-28T23:08:00Z" w16du:dateUtc="2025-01-29T04:08:00Z">
        <w:r w:rsidR="00670548">
          <w:rPr>
            <w:color w:val="1C1C1C"/>
          </w:rPr>
          <w:t>S</w:t>
        </w:r>
      </w:ins>
      <w:r>
        <w:rPr>
          <w:color w:val="1C1C1C"/>
        </w:rPr>
        <w:t xml:space="preserve">ources") </w:t>
      </w:r>
      <w:r>
        <w:rPr>
          <w:color w:val="0C0C0C"/>
        </w:rPr>
        <w:t>and/or information relating to bank accounts,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transaction codes, participating banks and/or entities, business concepts, business plans,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business strategies</w:t>
      </w:r>
      <w:ins w:id="26" w:author="Geneve DuBois" w:date="2025-01-28T23:07:00Z" w16du:dateUtc="2025-01-29T04:07:00Z">
        <w:r w:rsidR="00821CE4">
          <w:rPr>
            <w:color w:val="0C0C0C"/>
          </w:rPr>
          <w:t xml:space="preserve"> in relation to the</w:t>
        </w:r>
      </w:ins>
      <w:ins w:id="27" w:author="Geneve DuBois" w:date="2025-01-28T23:08:00Z" w16du:dateUtc="2025-01-29T04:08:00Z">
        <w:r w:rsidR="00821CE4">
          <w:rPr>
            <w:color w:val="0C0C0C"/>
          </w:rPr>
          <w:t xml:space="preserve"> Subject Business</w:t>
        </w:r>
      </w:ins>
      <w:ins w:id="28" w:author="Geneve DuBois" w:date="2025-01-28T23:09:00Z" w16du:dateUtc="2025-01-29T04:09:00Z">
        <w:r w:rsidR="00670548">
          <w:rPr>
            <w:color w:val="0C0C0C"/>
          </w:rPr>
          <w:t xml:space="preserve"> or the </w:t>
        </w:r>
      </w:ins>
      <w:ins w:id="29" w:author="Geneve DuBois" w:date="2025-01-28T23:10:00Z" w16du:dateUtc="2025-01-29T04:10:00Z">
        <w:r w:rsidR="00771489">
          <w:rPr>
            <w:color w:val="0C0C0C"/>
          </w:rPr>
          <w:t>Potential Buyer</w:t>
        </w:r>
      </w:ins>
      <w:r>
        <w:rPr>
          <w:color w:val="0C0C0C"/>
        </w:rPr>
        <w:t>, (hereinafter referred to individually 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collectively as</w:t>
      </w:r>
      <w:r>
        <w:rPr>
          <w:color w:val="0C0C0C"/>
          <w:spacing w:val="-14"/>
        </w:rPr>
        <w:t xml:space="preserve"> </w:t>
      </w:r>
      <w:r>
        <w:rPr>
          <w:color w:val="1C1C1C"/>
        </w:rPr>
        <w:t>"</w:t>
      </w:r>
      <w:ins w:id="30" w:author="Geneve DuBois" w:date="2025-01-28T23:08:00Z" w16du:dateUtc="2025-01-29T04:08:00Z">
        <w:r w:rsidR="00670548">
          <w:rPr>
            <w:color w:val="1C1C1C"/>
          </w:rPr>
          <w:t>C</w:t>
        </w:r>
      </w:ins>
      <w:del w:id="31" w:author="Geneve DuBois" w:date="2025-01-28T23:08:00Z" w16du:dateUtc="2025-01-29T04:08:00Z">
        <w:r w:rsidDel="00670548">
          <w:rPr>
            <w:color w:val="1C1C1C"/>
          </w:rPr>
          <w:delText>c</w:delText>
        </w:r>
      </w:del>
      <w:r>
        <w:rPr>
          <w:color w:val="1C1C1C"/>
        </w:rPr>
        <w:t>onfidential</w:t>
      </w:r>
      <w:r>
        <w:rPr>
          <w:color w:val="1C1C1C"/>
          <w:spacing w:val="40"/>
        </w:rPr>
        <w:t xml:space="preserve"> </w:t>
      </w:r>
      <w:del w:id="32" w:author="Geneve DuBois" w:date="2025-01-28T23:08:00Z" w16du:dateUtc="2025-01-29T04:08:00Z">
        <w:r w:rsidDel="00670548">
          <w:rPr>
            <w:color w:val="0C0C0C"/>
          </w:rPr>
          <w:delText>i</w:delText>
        </w:r>
      </w:del>
      <w:ins w:id="33" w:author="Geneve DuBois" w:date="2025-01-28T23:08:00Z" w16du:dateUtc="2025-01-29T04:08:00Z">
        <w:r w:rsidR="00670548">
          <w:rPr>
            <w:color w:val="0C0C0C"/>
          </w:rPr>
          <w:t>I</w:t>
        </w:r>
      </w:ins>
      <w:r>
        <w:rPr>
          <w:color w:val="0C0C0C"/>
        </w:rPr>
        <w:t>nformation") which the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party has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acquired by years of investment in time, expenses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effort; and</w:t>
      </w:r>
    </w:p>
    <w:p w14:paraId="4EDED45C" w14:textId="77777777" w:rsidR="00E439BC" w:rsidRDefault="00E439BC">
      <w:pPr>
        <w:pStyle w:val="BodyText"/>
        <w:spacing w:before="20"/>
      </w:pPr>
    </w:p>
    <w:p w14:paraId="4EDED45D" w14:textId="70FFA28D" w:rsidR="00E439BC" w:rsidRDefault="008633EA">
      <w:pPr>
        <w:pStyle w:val="BodyText"/>
        <w:spacing w:before="1" w:line="249" w:lineRule="auto"/>
        <w:ind w:left="337" w:right="204" w:firstLine="721"/>
      </w:pPr>
      <w:r>
        <w:rPr>
          <w:color w:val="0C0C0C"/>
        </w:rPr>
        <w:t>WHEREAS, the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parties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wish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legally bind 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from the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disclosure of </w:t>
      </w:r>
      <w:del w:id="34" w:author="Geneve DuBois" w:date="2025-01-28T23:08:00Z" w16du:dateUtc="2025-01-29T04:08:00Z">
        <w:r w:rsidDel="00670548">
          <w:rPr>
            <w:color w:val="0C0C0C"/>
          </w:rPr>
          <w:delText>c</w:delText>
        </w:r>
      </w:del>
      <w:ins w:id="35" w:author="Geneve DuBois" w:date="2025-01-28T23:08:00Z" w16du:dateUtc="2025-01-29T04:08:00Z">
        <w:r w:rsidR="00670548">
          <w:rPr>
            <w:color w:val="0C0C0C"/>
          </w:rPr>
          <w:t>C</w:t>
        </w:r>
      </w:ins>
      <w:r>
        <w:rPr>
          <w:color w:val="0C0C0C"/>
        </w:rPr>
        <w:t xml:space="preserve">onfidential </w:t>
      </w:r>
      <w:del w:id="36" w:author="Geneve DuBois" w:date="2025-01-28T23:08:00Z" w16du:dateUtc="2025-01-29T04:08:00Z">
        <w:r w:rsidDel="00670548">
          <w:rPr>
            <w:color w:val="0C0C0C"/>
          </w:rPr>
          <w:delText>s</w:delText>
        </w:r>
      </w:del>
      <w:ins w:id="37" w:author="Geneve DuBois" w:date="2025-01-28T23:08:00Z" w16du:dateUtc="2025-01-29T04:08:00Z">
        <w:r w:rsidR="00670548">
          <w:rPr>
            <w:color w:val="0C0C0C"/>
          </w:rPr>
          <w:t>S</w:t>
        </w:r>
      </w:ins>
      <w:r>
        <w:rPr>
          <w:color w:val="0C0C0C"/>
        </w:rPr>
        <w:t xml:space="preserve">ources and/or </w:t>
      </w:r>
      <w:del w:id="38" w:author="Geneve DuBois" w:date="2025-01-28T23:08:00Z" w16du:dateUtc="2025-01-29T04:08:00Z">
        <w:r w:rsidDel="00670548">
          <w:rPr>
            <w:color w:val="0C0C0C"/>
          </w:rPr>
          <w:delText>c</w:delText>
        </w:r>
      </w:del>
      <w:ins w:id="39" w:author="Geneve DuBois" w:date="2025-01-28T23:08:00Z" w16du:dateUtc="2025-01-29T04:08:00Z">
        <w:r w:rsidR="00670548">
          <w:rPr>
            <w:color w:val="0C0C0C"/>
          </w:rPr>
          <w:t>C</w:t>
        </w:r>
      </w:ins>
      <w:r>
        <w:rPr>
          <w:color w:val="0C0C0C"/>
        </w:rPr>
        <w:t xml:space="preserve">onfidential </w:t>
      </w:r>
      <w:del w:id="40" w:author="Geneve DuBois" w:date="2025-01-28T23:09:00Z" w16du:dateUtc="2025-01-29T04:09:00Z">
        <w:r w:rsidDel="00670548">
          <w:rPr>
            <w:color w:val="0C0C0C"/>
          </w:rPr>
          <w:delText>i</w:delText>
        </w:r>
      </w:del>
      <w:ins w:id="41" w:author="Geneve DuBois" w:date="2025-01-28T23:09:00Z" w16du:dateUtc="2025-01-29T04:09:00Z">
        <w:r w:rsidR="00670548">
          <w:rPr>
            <w:color w:val="0C0C0C"/>
          </w:rPr>
          <w:t>I</w:t>
        </w:r>
      </w:ins>
      <w:r>
        <w:rPr>
          <w:color w:val="0C0C0C"/>
        </w:rPr>
        <w:t>nformation;</w:t>
      </w:r>
    </w:p>
    <w:p w14:paraId="4EDED45E" w14:textId="77777777" w:rsidR="00E439BC" w:rsidRDefault="00E439BC">
      <w:pPr>
        <w:pStyle w:val="BodyText"/>
        <w:spacing w:before="5"/>
      </w:pPr>
    </w:p>
    <w:p w14:paraId="49A7C359" w14:textId="77777777" w:rsidR="00CD6D00" w:rsidRDefault="008633EA">
      <w:pPr>
        <w:pStyle w:val="BodyText"/>
        <w:spacing w:line="249" w:lineRule="auto"/>
        <w:ind w:left="184" w:right="204" w:firstLine="870"/>
        <w:rPr>
          <w:ins w:id="42" w:author="Geneve DuBois" w:date="2025-01-28T23:09:00Z" w16du:dateUtc="2025-01-29T04:09:00Z"/>
          <w:color w:val="0C0C0C"/>
          <w:spacing w:val="40"/>
        </w:rPr>
      </w:pPr>
      <w:r>
        <w:rPr>
          <w:color w:val="0C0C0C"/>
        </w:rPr>
        <w:t xml:space="preserve">NOW THEREFORE, in consideration of the premises set forth above and the mutual promises </w:t>
      </w:r>
      <w:r>
        <w:rPr>
          <w:color w:val="1C1C1C"/>
        </w:rPr>
        <w:t xml:space="preserve">set </w:t>
      </w:r>
      <w:r>
        <w:rPr>
          <w:color w:val="0C0C0C"/>
        </w:rPr>
        <w:t>forth herein below, each party covenants and agrees with the other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follows:</w:t>
      </w:r>
      <w:r>
        <w:rPr>
          <w:color w:val="0C0C0C"/>
          <w:spacing w:val="40"/>
        </w:rPr>
        <w:t xml:space="preserve"> </w:t>
      </w:r>
    </w:p>
    <w:p w14:paraId="62A6707C" w14:textId="77777777" w:rsidR="00CD6D00" w:rsidRDefault="00CD6D00" w:rsidP="00CD6D00">
      <w:pPr>
        <w:pStyle w:val="BodyText"/>
        <w:spacing w:line="249" w:lineRule="auto"/>
        <w:ind w:left="184" w:right="204"/>
        <w:rPr>
          <w:ins w:id="43" w:author="Geneve DuBois" w:date="2025-01-28T23:09:00Z" w16du:dateUtc="2025-01-29T04:09:00Z"/>
          <w:color w:val="0C0C0C"/>
          <w:spacing w:val="40"/>
        </w:rPr>
      </w:pPr>
    </w:p>
    <w:p w14:paraId="158982D1" w14:textId="0F62C0AD" w:rsidR="00E76F56" w:rsidRPr="00E76F56" w:rsidRDefault="008633EA" w:rsidP="00E76F56">
      <w:pPr>
        <w:pStyle w:val="BodyText"/>
        <w:spacing w:line="249" w:lineRule="auto"/>
        <w:ind w:left="184" w:right="204" w:firstLine="536"/>
        <w:rPr>
          <w:ins w:id="44" w:author="Geneve DuBois" w:date="2025-01-28T23:12:00Z"/>
          <w:color w:val="0C0C0C"/>
        </w:rPr>
      </w:pPr>
      <w:r>
        <w:rPr>
          <w:rFonts w:ascii="Arial"/>
          <w:b/>
          <w:color w:val="0C0C0C"/>
          <w:sz w:val="22"/>
        </w:rPr>
        <w:t xml:space="preserve">1. </w:t>
      </w:r>
      <w:r>
        <w:rPr>
          <w:color w:val="0C0C0C"/>
        </w:rPr>
        <w:t>That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11"/>
        </w:rPr>
        <w:t xml:space="preserve"> </w:t>
      </w:r>
      <w:ins w:id="45" w:author="Geneve DuBois" w:date="2025-01-28T23:10:00Z" w16du:dateUtc="2025-01-29T04:10:00Z">
        <w:r w:rsidR="00BA23DF">
          <w:rPr>
            <w:color w:val="0C0C0C"/>
          </w:rPr>
          <w:t>C</w:t>
        </w:r>
      </w:ins>
      <w:del w:id="46" w:author="Geneve DuBois" w:date="2025-01-28T23:10:00Z" w16du:dateUtc="2025-01-29T04:10:00Z">
        <w:r w:rsidDel="00BA23DF">
          <w:rPr>
            <w:color w:val="0C0C0C"/>
          </w:rPr>
          <w:delText>c</w:delText>
        </w:r>
      </w:del>
      <w:r>
        <w:rPr>
          <w:color w:val="0C0C0C"/>
        </w:rPr>
        <w:t xml:space="preserve">onfidential </w:t>
      </w:r>
      <w:del w:id="47" w:author="Geneve DuBois" w:date="2025-01-28T23:10:00Z" w16du:dateUtc="2025-01-29T04:10:00Z">
        <w:r w:rsidDel="00BA23DF">
          <w:rPr>
            <w:color w:val="1C1C1C"/>
          </w:rPr>
          <w:delText>s</w:delText>
        </w:r>
      </w:del>
      <w:ins w:id="48" w:author="Geneve DuBois" w:date="2025-01-28T23:10:00Z" w16du:dateUtc="2025-01-29T04:10:00Z">
        <w:r w:rsidR="00BA23DF">
          <w:rPr>
            <w:color w:val="1C1C1C"/>
          </w:rPr>
          <w:t>S</w:t>
        </w:r>
      </w:ins>
      <w:r>
        <w:rPr>
          <w:color w:val="1C1C1C"/>
        </w:rPr>
        <w:t>ources</w:t>
      </w:r>
      <w:r>
        <w:rPr>
          <w:color w:val="1C1C1C"/>
          <w:spacing w:val="-3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del w:id="49" w:author="Geneve DuBois" w:date="2025-01-28T23:10:00Z" w16du:dateUtc="2025-01-29T04:10:00Z">
        <w:r w:rsidDel="00BA23DF">
          <w:rPr>
            <w:color w:val="0C0C0C"/>
          </w:rPr>
          <w:delText>c</w:delText>
        </w:r>
      </w:del>
      <w:ins w:id="50" w:author="Geneve DuBois" w:date="2025-01-28T23:10:00Z" w16du:dateUtc="2025-01-29T04:10:00Z">
        <w:r w:rsidR="00BA23DF">
          <w:rPr>
            <w:color w:val="0C0C0C"/>
          </w:rPr>
          <w:t>C</w:t>
        </w:r>
      </w:ins>
      <w:r>
        <w:rPr>
          <w:color w:val="0C0C0C"/>
        </w:rPr>
        <w:t xml:space="preserve">onfidential </w:t>
      </w:r>
      <w:del w:id="51" w:author="Geneve DuBois" w:date="2025-01-28T23:10:00Z" w16du:dateUtc="2025-01-29T04:10:00Z">
        <w:r w:rsidDel="00BA23DF">
          <w:rPr>
            <w:color w:val="0C0C0C"/>
          </w:rPr>
          <w:delText>i</w:delText>
        </w:r>
      </w:del>
      <w:ins w:id="52" w:author="Geneve DuBois" w:date="2025-01-28T23:10:00Z" w16du:dateUtc="2025-01-29T04:10:00Z">
        <w:r w:rsidR="00BA23DF">
          <w:rPr>
            <w:color w:val="0C0C0C"/>
          </w:rPr>
          <w:t>I</w:t>
        </w:r>
      </w:ins>
      <w:r>
        <w:rPr>
          <w:color w:val="0C0C0C"/>
        </w:rPr>
        <w:t>nformation of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party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valuable property and shall remain confidential and remain the exclusive property of each respective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party, and that neither party will divulge such information.</w:t>
      </w:r>
      <w:ins w:id="53" w:author="Geneve DuBois" w:date="2025-01-28T23:12:00Z" w16du:dateUtc="2025-01-29T04:12:00Z">
        <w:r w:rsidR="00E76F56">
          <w:rPr>
            <w:color w:val="0C0C0C"/>
          </w:rPr>
          <w:t xml:space="preserve"> </w:t>
        </w:r>
      </w:ins>
      <w:ins w:id="54" w:author="Geneve DuBois" w:date="2025-01-28T23:12:00Z">
        <w:r w:rsidR="00E76F56" w:rsidRPr="00E76F56">
          <w:rPr>
            <w:color w:val="0C0C0C"/>
          </w:rPr>
          <w:t xml:space="preserve">Notwithstanding </w:t>
        </w:r>
      </w:ins>
      <w:ins w:id="55" w:author="Geneve DuBois" w:date="2025-01-28T23:12:00Z" w16du:dateUtc="2025-01-29T04:12:00Z">
        <w:r w:rsidR="00E76F56">
          <w:rPr>
            <w:color w:val="0C0C0C"/>
          </w:rPr>
          <w:t>anything to the contrary in this Agreement</w:t>
        </w:r>
      </w:ins>
      <w:ins w:id="56" w:author="Geneve DuBois" w:date="2025-01-28T23:12:00Z">
        <w:r w:rsidR="00E76F56" w:rsidRPr="00E76F56">
          <w:rPr>
            <w:color w:val="0C0C0C"/>
          </w:rPr>
          <w:t xml:space="preserve">, the term "Confidential Information" shall not include: (i) information already in </w:t>
        </w:r>
      </w:ins>
      <w:ins w:id="57" w:author="Geneve DuBois" w:date="2025-01-28T23:12:00Z" w16du:dateUtc="2025-01-29T04:12:00Z">
        <w:r w:rsidR="00E76F56">
          <w:rPr>
            <w:color w:val="0C0C0C"/>
          </w:rPr>
          <w:t>Potential Buyer</w:t>
        </w:r>
      </w:ins>
      <w:ins w:id="58" w:author="Geneve DuBois" w:date="2025-01-28T23:12:00Z">
        <w:r w:rsidR="00E76F56" w:rsidRPr="00E76F56">
          <w:rPr>
            <w:color w:val="0C0C0C"/>
          </w:rPr>
          <w:t xml:space="preserve"> or its Representatives' possession prior to the date of disclosure or information that subsequently comes into </w:t>
        </w:r>
      </w:ins>
      <w:ins w:id="59" w:author="Geneve DuBois" w:date="2025-01-28T23:13:00Z" w16du:dateUtc="2025-01-29T04:13:00Z">
        <w:r w:rsidR="00E76F56">
          <w:rPr>
            <w:color w:val="0C0C0C"/>
          </w:rPr>
          <w:t>Potential Buyer’s</w:t>
        </w:r>
        <w:r w:rsidR="00E76F56" w:rsidRPr="00E76F56">
          <w:rPr>
            <w:color w:val="0C0C0C"/>
          </w:rPr>
          <w:t xml:space="preserve"> </w:t>
        </w:r>
      </w:ins>
      <w:ins w:id="60" w:author="Geneve DuBois" w:date="2025-01-28T23:12:00Z">
        <w:r w:rsidR="00E76F56" w:rsidRPr="00E76F56">
          <w:rPr>
            <w:color w:val="0C0C0C"/>
          </w:rPr>
          <w:t xml:space="preserve">or its Representatives' possession and is not known by such party to be subject to a legal obligation of confidentiality owed to </w:t>
        </w:r>
      </w:ins>
      <w:ins w:id="61" w:author="Geneve DuBois" w:date="2025-01-28T23:13:00Z" w16du:dateUtc="2025-01-29T04:13:00Z">
        <w:r w:rsidR="00E76F56">
          <w:rPr>
            <w:color w:val="0C0C0C"/>
          </w:rPr>
          <w:t>Potential Buyer</w:t>
        </w:r>
      </w:ins>
      <w:ins w:id="62" w:author="Geneve DuBois" w:date="2025-01-28T23:12:00Z">
        <w:r w:rsidR="00E76F56" w:rsidRPr="00E76F56">
          <w:rPr>
            <w:color w:val="0C0C0C"/>
          </w:rPr>
          <w:t xml:space="preserve">; (ii) information available to the public generally (other than as a result of the breach by </w:t>
        </w:r>
      </w:ins>
      <w:ins w:id="63" w:author="Geneve DuBois" w:date="2025-01-28T23:13:00Z" w16du:dateUtc="2025-01-29T04:13:00Z">
        <w:r w:rsidR="00E76F56">
          <w:rPr>
            <w:color w:val="0C0C0C"/>
          </w:rPr>
          <w:t>Potential Buyer</w:t>
        </w:r>
        <w:r w:rsidR="00E76F56" w:rsidRPr="00E76F56">
          <w:rPr>
            <w:color w:val="0C0C0C"/>
          </w:rPr>
          <w:t xml:space="preserve"> </w:t>
        </w:r>
      </w:ins>
      <w:ins w:id="64" w:author="Geneve DuBois" w:date="2025-01-28T23:12:00Z">
        <w:r w:rsidR="00E76F56" w:rsidRPr="00E76F56">
          <w:rPr>
            <w:color w:val="0C0C0C"/>
          </w:rPr>
          <w:t xml:space="preserve">or its Representatives of this Agreement); (iii) information independently developed by </w:t>
        </w:r>
      </w:ins>
      <w:ins w:id="65" w:author="Geneve DuBois" w:date="2025-01-28T23:13:00Z" w16du:dateUtc="2025-01-29T04:13:00Z">
        <w:r w:rsidR="00E76F56">
          <w:rPr>
            <w:color w:val="0C0C0C"/>
          </w:rPr>
          <w:t>Potential Buyer</w:t>
        </w:r>
        <w:r w:rsidR="00E76F56" w:rsidRPr="00E76F56">
          <w:rPr>
            <w:color w:val="0C0C0C"/>
          </w:rPr>
          <w:t xml:space="preserve"> </w:t>
        </w:r>
      </w:ins>
      <w:ins w:id="66" w:author="Geneve DuBois" w:date="2025-01-28T23:12:00Z">
        <w:r w:rsidR="00E76F56" w:rsidRPr="00E76F56">
          <w:rPr>
            <w:color w:val="0C0C0C"/>
          </w:rPr>
          <w:t>or its Representatives without reliance on any Confidential Information.</w:t>
        </w:r>
      </w:ins>
    </w:p>
    <w:p w14:paraId="4EDED45F" w14:textId="576C525B" w:rsidR="00E439BC" w:rsidRDefault="00E439BC">
      <w:pPr>
        <w:pStyle w:val="BodyText"/>
        <w:spacing w:line="249" w:lineRule="auto"/>
        <w:ind w:left="184" w:right="204" w:firstLine="536"/>
        <w:pPrChange w:id="67" w:author="Geneve DuBois" w:date="2025-01-28T23:09:00Z" w16du:dateUtc="2025-01-29T04:09:00Z">
          <w:pPr>
            <w:pStyle w:val="BodyText"/>
            <w:spacing w:line="249" w:lineRule="auto"/>
            <w:ind w:left="184" w:right="204" w:firstLine="870"/>
          </w:pPr>
        </w:pPrChange>
      </w:pPr>
    </w:p>
    <w:p w14:paraId="4EDED460" w14:textId="6FFAD6A6" w:rsidR="00E439BC" w:rsidDel="00E76F56" w:rsidRDefault="00E439BC">
      <w:pPr>
        <w:pStyle w:val="BodyText"/>
        <w:rPr>
          <w:del w:id="68" w:author="Geneve DuBois" w:date="2025-01-28T23:13:00Z" w16du:dateUtc="2025-01-29T04:13:00Z"/>
        </w:rPr>
      </w:pPr>
    </w:p>
    <w:p w14:paraId="4EDED461" w14:textId="59FDB31D" w:rsidR="00E439BC" w:rsidDel="00E76F56" w:rsidRDefault="008633EA">
      <w:pPr>
        <w:pStyle w:val="ListParagraph"/>
        <w:numPr>
          <w:ilvl w:val="0"/>
          <w:numId w:val="1"/>
        </w:numPr>
        <w:tabs>
          <w:tab w:val="left" w:pos="1158"/>
        </w:tabs>
        <w:spacing w:line="249" w:lineRule="auto"/>
        <w:ind w:right="275" w:firstLine="538"/>
        <w:rPr>
          <w:del w:id="69" w:author="Geneve DuBois" w:date="2025-01-28T23:13:00Z" w16du:dateUtc="2025-01-29T04:13:00Z"/>
          <w:color w:val="0C0C0C"/>
          <w:sz w:val="24"/>
        </w:rPr>
        <w:pPrChange w:id="70" w:author="Geneve DuBois" w:date="2025-01-28T23:13:00Z" w16du:dateUtc="2025-01-29T04:13:00Z">
          <w:pPr>
            <w:pStyle w:val="ListParagraph"/>
            <w:numPr>
              <w:numId w:val="1"/>
            </w:numPr>
            <w:tabs>
              <w:tab w:val="left" w:pos="1158"/>
            </w:tabs>
            <w:spacing w:line="249" w:lineRule="auto"/>
            <w:ind w:left="182" w:right="275" w:hanging="253"/>
          </w:pPr>
        </w:pPrChange>
      </w:pPr>
      <w:r w:rsidRPr="00E76F56">
        <w:rPr>
          <w:color w:val="0C0C0C"/>
          <w:sz w:val="24"/>
        </w:rPr>
        <w:t>That neither party,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(including any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associates, agents,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employees,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affiliates, advisors,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or any other form of representative of such party) will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attempt, directly or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indirectly, to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contact the other parties'</w:t>
      </w:r>
      <w:r w:rsidRPr="00E76F56">
        <w:rPr>
          <w:color w:val="0C0C0C"/>
          <w:spacing w:val="31"/>
          <w:sz w:val="24"/>
        </w:rPr>
        <w:t xml:space="preserve"> </w:t>
      </w:r>
      <w:r w:rsidRPr="00E76F56">
        <w:rPr>
          <w:color w:val="0C0C0C"/>
          <w:sz w:val="24"/>
        </w:rPr>
        <w:t>transaction</w:t>
      </w:r>
      <w:r w:rsidRPr="00E76F56">
        <w:rPr>
          <w:color w:val="0C0C0C"/>
          <w:spacing w:val="30"/>
          <w:sz w:val="24"/>
        </w:rPr>
        <w:t xml:space="preserve"> </w:t>
      </w:r>
      <w:r w:rsidRPr="00E76F56">
        <w:rPr>
          <w:color w:val="0C0C0C"/>
          <w:sz w:val="24"/>
        </w:rPr>
        <w:t>bank on matters relating to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the</w:t>
      </w:r>
      <w:r w:rsidRPr="00E76F56">
        <w:rPr>
          <w:color w:val="0C0C0C"/>
          <w:spacing w:val="-6"/>
          <w:sz w:val="24"/>
        </w:rPr>
        <w:t xml:space="preserve"> </w:t>
      </w:r>
      <w:ins w:id="71" w:author="Geneve DuBois" w:date="2025-01-28T23:14:00Z" w16du:dateUtc="2025-01-29T04:14:00Z">
        <w:r w:rsidR="00CD5DD3">
          <w:rPr>
            <w:color w:val="0C0C0C"/>
            <w:sz w:val="24"/>
          </w:rPr>
          <w:t>S</w:t>
        </w:r>
      </w:ins>
      <w:del w:id="72" w:author="Geneve DuBois" w:date="2025-01-28T23:14:00Z" w16du:dateUtc="2025-01-29T04:14:00Z">
        <w:r w:rsidRPr="00E76F56" w:rsidDel="00CD5DD3">
          <w:rPr>
            <w:color w:val="0C0C0C"/>
            <w:sz w:val="24"/>
          </w:rPr>
          <w:delText>s</w:delText>
        </w:r>
      </w:del>
      <w:r w:rsidRPr="00E76F56">
        <w:rPr>
          <w:color w:val="0C0C0C"/>
          <w:sz w:val="24"/>
        </w:rPr>
        <w:t xml:space="preserve">ubject </w:t>
      </w:r>
      <w:del w:id="73" w:author="Geneve DuBois" w:date="2025-01-28T23:14:00Z" w16du:dateUtc="2025-01-29T04:14:00Z">
        <w:r w:rsidRPr="00E76F56" w:rsidDel="00CD5DD3">
          <w:rPr>
            <w:color w:val="0C0C0C"/>
            <w:sz w:val="24"/>
          </w:rPr>
          <w:delText>b</w:delText>
        </w:r>
      </w:del>
      <w:ins w:id="74" w:author="Geneve DuBois" w:date="2025-01-28T23:14:00Z" w16du:dateUtc="2025-01-29T04:14:00Z">
        <w:r w:rsidR="00CD5DD3">
          <w:rPr>
            <w:color w:val="0C0C0C"/>
            <w:sz w:val="24"/>
          </w:rPr>
          <w:t>B</w:t>
        </w:r>
      </w:ins>
      <w:r w:rsidRPr="00E76F56">
        <w:rPr>
          <w:color w:val="0C0C0C"/>
          <w:sz w:val="24"/>
        </w:rPr>
        <w:t>usiness or</w:t>
      </w:r>
      <w:r w:rsidRPr="00E76F56">
        <w:rPr>
          <w:color w:val="0C0C0C"/>
          <w:spacing w:val="-3"/>
          <w:sz w:val="24"/>
        </w:rPr>
        <w:t xml:space="preserve"> </w:t>
      </w:r>
      <w:r w:rsidRPr="00E76F56">
        <w:rPr>
          <w:color w:val="0C0C0C"/>
          <w:sz w:val="24"/>
        </w:rPr>
        <w:t>contact or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lastRenderedPageBreak/>
        <w:t>negotiate with the</w:t>
      </w:r>
      <w:r w:rsidRPr="00E76F56">
        <w:rPr>
          <w:color w:val="0C0C0C"/>
          <w:spacing w:val="-2"/>
          <w:sz w:val="24"/>
        </w:rPr>
        <w:t xml:space="preserve"> </w:t>
      </w:r>
      <w:del w:id="75" w:author="Geneve DuBois" w:date="2025-01-28T23:14:00Z" w16du:dateUtc="2025-01-29T04:14:00Z">
        <w:r w:rsidRPr="00E76F56" w:rsidDel="00CD5DD3">
          <w:rPr>
            <w:color w:val="0C0C0C"/>
            <w:sz w:val="24"/>
          </w:rPr>
          <w:delText>c</w:delText>
        </w:r>
      </w:del>
      <w:ins w:id="76" w:author="Geneve DuBois" w:date="2025-01-28T23:14:00Z" w16du:dateUtc="2025-01-29T04:14:00Z">
        <w:r w:rsidR="00CD5DD3">
          <w:rPr>
            <w:color w:val="0C0C0C"/>
            <w:sz w:val="24"/>
          </w:rPr>
          <w:t>C</w:t>
        </w:r>
      </w:ins>
      <w:r w:rsidRPr="00E76F56">
        <w:rPr>
          <w:color w:val="0C0C0C"/>
          <w:sz w:val="24"/>
        </w:rPr>
        <w:t xml:space="preserve">onfidential </w:t>
      </w:r>
      <w:ins w:id="77" w:author="Geneve DuBois" w:date="2025-01-28T23:14:00Z" w16du:dateUtc="2025-01-29T04:14:00Z">
        <w:r w:rsidR="00CD5DD3">
          <w:rPr>
            <w:color w:val="0C0C0C"/>
            <w:sz w:val="24"/>
          </w:rPr>
          <w:t>S</w:t>
        </w:r>
      </w:ins>
      <w:del w:id="78" w:author="Geneve DuBois" w:date="2025-01-28T23:14:00Z" w16du:dateUtc="2025-01-29T04:14:00Z">
        <w:r w:rsidRPr="00E76F56" w:rsidDel="00CD5DD3">
          <w:rPr>
            <w:color w:val="0C0C0C"/>
            <w:sz w:val="24"/>
          </w:rPr>
          <w:delText>s</w:delText>
        </w:r>
      </w:del>
      <w:r w:rsidRPr="00E76F56">
        <w:rPr>
          <w:color w:val="0C0C0C"/>
          <w:sz w:val="24"/>
        </w:rPr>
        <w:t xml:space="preserve">ource </w:t>
      </w:r>
      <w:ins w:id="79" w:author="Geneve DuBois" w:date="2025-01-28T23:14:00Z" w16du:dateUtc="2025-01-29T04:14:00Z">
        <w:r w:rsidR="00E301B7">
          <w:rPr>
            <w:color w:val="0C0C0C"/>
            <w:sz w:val="24"/>
          </w:rPr>
          <w:t>regarding the Subject Business</w:t>
        </w:r>
      </w:ins>
      <w:ins w:id="80" w:author="Geneve DuBois" w:date="2025-01-28T23:15:00Z" w16du:dateUtc="2025-01-29T04:15:00Z">
        <w:r w:rsidR="00376451">
          <w:rPr>
            <w:color w:val="0C0C0C"/>
            <w:sz w:val="24"/>
          </w:rPr>
          <w:t xml:space="preserve"> or the Potential Buyer or Potential Buyer’s businesses</w:t>
        </w:r>
      </w:ins>
      <w:ins w:id="81" w:author="Geneve DuBois" w:date="2025-01-28T23:14:00Z" w16du:dateUtc="2025-01-29T04:14:00Z">
        <w:r w:rsidR="00E301B7">
          <w:rPr>
            <w:color w:val="0C0C0C"/>
            <w:sz w:val="24"/>
          </w:rPr>
          <w:t xml:space="preserve"> </w:t>
        </w:r>
      </w:ins>
      <w:r w:rsidRPr="00E76F56">
        <w:rPr>
          <w:color w:val="0C0C0C"/>
          <w:sz w:val="24"/>
        </w:rPr>
        <w:t xml:space="preserve">or make any use of the </w:t>
      </w:r>
      <w:del w:id="82" w:author="Geneve DuBois" w:date="2025-01-28T23:14:00Z" w16du:dateUtc="2025-01-29T04:14:00Z">
        <w:r w:rsidRPr="00E76F56" w:rsidDel="00E301B7">
          <w:rPr>
            <w:color w:val="0C0C0C"/>
            <w:sz w:val="24"/>
          </w:rPr>
          <w:delText>c</w:delText>
        </w:r>
      </w:del>
      <w:ins w:id="83" w:author="Geneve DuBois" w:date="2025-01-28T23:14:00Z" w16du:dateUtc="2025-01-29T04:14:00Z">
        <w:r w:rsidR="00E301B7">
          <w:rPr>
            <w:color w:val="0C0C0C"/>
            <w:sz w:val="24"/>
          </w:rPr>
          <w:t>C</w:t>
        </w:r>
      </w:ins>
      <w:r w:rsidRPr="00E76F56">
        <w:rPr>
          <w:color w:val="0C0C0C"/>
          <w:sz w:val="24"/>
        </w:rPr>
        <w:t xml:space="preserve">onfidential </w:t>
      </w:r>
      <w:del w:id="84" w:author="Geneve DuBois" w:date="2025-01-28T23:14:00Z" w16du:dateUtc="2025-01-29T04:14:00Z">
        <w:r w:rsidRPr="00E76F56" w:rsidDel="00E301B7">
          <w:rPr>
            <w:color w:val="0C0C0C"/>
            <w:sz w:val="24"/>
          </w:rPr>
          <w:delText>i</w:delText>
        </w:r>
      </w:del>
      <w:ins w:id="85" w:author="Geneve DuBois" w:date="2025-01-28T23:14:00Z" w16du:dateUtc="2025-01-29T04:14:00Z">
        <w:r w:rsidR="00E301B7">
          <w:rPr>
            <w:color w:val="0C0C0C"/>
            <w:sz w:val="24"/>
          </w:rPr>
          <w:t>I</w:t>
        </w:r>
      </w:ins>
      <w:r w:rsidRPr="00E76F56">
        <w:rPr>
          <w:color w:val="0C0C0C"/>
          <w:sz w:val="24"/>
        </w:rPr>
        <w:t>nformation of the other party, except through such other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party or</w:t>
      </w:r>
      <w:r w:rsidRPr="00E76F56">
        <w:rPr>
          <w:color w:val="0C0C0C"/>
          <w:spacing w:val="-10"/>
          <w:sz w:val="24"/>
        </w:rPr>
        <w:t xml:space="preserve"> </w:t>
      </w:r>
      <w:r w:rsidRPr="00E76F56">
        <w:rPr>
          <w:color w:val="0C0C0C"/>
          <w:sz w:val="24"/>
        </w:rPr>
        <w:t>with the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express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written consent of</w:t>
      </w:r>
      <w:r w:rsidRPr="00E76F56">
        <w:rPr>
          <w:color w:val="0C0C0C"/>
          <w:spacing w:val="-7"/>
          <w:sz w:val="24"/>
        </w:rPr>
        <w:t xml:space="preserve"> </w:t>
      </w:r>
      <w:r w:rsidRPr="00E76F56">
        <w:rPr>
          <w:color w:val="0C0C0C"/>
          <w:sz w:val="24"/>
        </w:rPr>
        <w:t>such other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party</w:t>
      </w:r>
      <w:r w:rsidRPr="00E76F56">
        <w:rPr>
          <w:color w:val="0C0C0C"/>
          <w:spacing w:val="-3"/>
          <w:sz w:val="24"/>
        </w:rPr>
        <w:t xml:space="preserve"> </w:t>
      </w:r>
      <w:r w:rsidRPr="00E76F56">
        <w:rPr>
          <w:color w:val="0C0C0C"/>
          <w:sz w:val="24"/>
        </w:rPr>
        <w:t>as</w:t>
      </w:r>
      <w:r w:rsidRPr="00E76F56">
        <w:rPr>
          <w:color w:val="0C0C0C"/>
          <w:spacing w:val="-8"/>
          <w:sz w:val="24"/>
        </w:rPr>
        <w:t xml:space="preserve"> </w:t>
      </w:r>
      <w:r w:rsidRPr="00E76F56">
        <w:rPr>
          <w:color w:val="0C0C0C"/>
          <w:sz w:val="24"/>
        </w:rPr>
        <w:t>to</w:t>
      </w:r>
      <w:r w:rsidRPr="00E76F56">
        <w:rPr>
          <w:color w:val="0C0C0C"/>
          <w:spacing w:val="-9"/>
          <w:sz w:val="24"/>
        </w:rPr>
        <w:t xml:space="preserve"> </w:t>
      </w:r>
      <w:r w:rsidRPr="00E76F56">
        <w:rPr>
          <w:color w:val="0C0C0C"/>
          <w:sz w:val="24"/>
        </w:rPr>
        <w:t>each such contact and/or use</w:t>
      </w:r>
      <w:del w:id="86" w:author="Geneve DuBois" w:date="2025-01-28T23:15:00Z" w16du:dateUtc="2025-01-29T04:15:00Z">
        <w:r w:rsidRPr="00E76F56" w:rsidDel="00376451">
          <w:rPr>
            <w:color w:val="0C0C0C"/>
            <w:sz w:val="24"/>
          </w:rPr>
          <w:delText xml:space="preserve">, and after having </w:delText>
        </w:r>
        <w:r w:rsidRPr="00E76F56" w:rsidDel="00376451">
          <w:rPr>
            <w:color w:val="1C1C1C"/>
            <w:sz w:val="24"/>
          </w:rPr>
          <w:delText xml:space="preserve">entered </w:delText>
        </w:r>
        <w:r w:rsidRPr="00E76F56" w:rsidDel="00376451">
          <w:rPr>
            <w:color w:val="0C0C0C"/>
            <w:sz w:val="24"/>
          </w:rPr>
          <w:delText>into a</w:delText>
        </w:r>
        <w:r w:rsidRPr="00E76F56" w:rsidDel="00376451">
          <w:rPr>
            <w:color w:val="0C0C0C"/>
            <w:spacing w:val="-2"/>
            <w:sz w:val="24"/>
          </w:rPr>
          <w:delText xml:space="preserve"> </w:delText>
        </w:r>
        <w:r w:rsidRPr="00E76F56" w:rsidDel="00376451">
          <w:rPr>
            <w:color w:val="0C0C0C"/>
            <w:sz w:val="24"/>
          </w:rPr>
          <w:delText>commission agreement with such other party</w:delText>
        </w:r>
      </w:del>
      <w:r w:rsidRPr="00E76F56">
        <w:rPr>
          <w:color w:val="0C0C0C"/>
          <w:sz w:val="24"/>
        </w:rPr>
        <w:t>.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Any violation of this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covenant shall be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deemed an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attempt to</w:t>
      </w:r>
      <w:r w:rsidRPr="00E76F56">
        <w:rPr>
          <w:color w:val="0C0C0C"/>
          <w:spacing w:val="-5"/>
          <w:sz w:val="24"/>
        </w:rPr>
        <w:t xml:space="preserve"> </w:t>
      </w:r>
      <w:r w:rsidRPr="00E76F56">
        <w:rPr>
          <w:color w:val="0C0C0C"/>
          <w:sz w:val="24"/>
        </w:rPr>
        <w:t xml:space="preserve">circumvent </w:t>
      </w:r>
      <w:r w:rsidRPr="00E76F56">
        <w:rPr>
          <w:color w:val="1C1C1C"/>
          <w:sz w:val="24"/>
        </w:rPr>
        <w:t xml:space="preserve">such </w:t>
      </w:r>
      <w:r w:rsidRPr="00E76F56">
        <w:rPr>
          <w:color w:val="0C0C0C"/>
          <w:sz w:val="24"/>
        </w:rPr>
        <w:t>other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party, and the party so violating this covenant shall be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 xml:space="preserve">liable for damages in favor of the circumvented </w:t>
      </w:r>
      <w:r w:rsidRPr="00E76F56">
        <w:rPr>
          <w:color w:val="0C0C0C"/>
          <w:spacing w:val="-2"/>
          <w:sz w:val="24"/>
        </w:rPr>
        <w:t>party.</w:t>
      </w:r>
    </w:p>
    <w:p w14:paraId="4EDED462" w14:textId="6E49B279" w:rsidR="00DF318F" w:rsidRPr="00DF318F" w:rsidRDefault="00DF318F" w:rsidP="00DF318F">
      <w:pPr>
        <w:pStyle w:val="ListParagraph"/>
        <w:numPr>
          <w:ilvl w:val="0"/>
          <w:numId w:val="1"/>
        </w:numPr>
        <w:tabs>
          <w:tab w:val="left" w:pos="1158"/>
        </w:tabs>
        <w:spacing w:line="249" w:lineRule="auto"/>
        <w:ind w:right="275" w:firstLine="538"/>
        <w:rPr>
          <w:del w:id="87" w:author="Geneve DuBois" w:date="2025-01-28T23:13:00Z" w16du:dateUtc="2025-01-29T04:13:00Z"/>
          <w:sz w:val="24"/>
          <w:rPrChange w:id="88" w:author="Geneve DuBois" w:date="2025-01-28T23:13:00Z" w16du:dateUtc="2025-01-29T04:13:00Z">
            <w:rPr>
              <w:del w:id="89" w:author="Geneve DuBois" w:date="2025-01-28T23:13:00Z" w16du:dateUtc="2025-01-29T04:13:00Z"/>
            </w:rPr>
          </w:rPrChange>
        </w:rPr>
        <w:sectPr w:rsidR="00DF318F" w:rsidRPr="00DF318F">
          <w:headerReference w:type="default" r:id="rId7"/>
          <w:type w:val="continuous"/>
          <w:pgSz w:w="12240" w:h="15840"/>
          <w:pgMar w:top="960" w:right="1180" w:bottom="280" w:left="1260" w:header="149" w:footer="0" w:gutter="0"/>
          <w:pgNumType w:start="1"/>
          <w:cols w:space="720"/>
        </w:sectPr>
        <w:pPrChange w:id="93" w:author="Geneve DuBois" w:date="2025-01-28T23:13:00Z" w16du:dateUtc="2025-01-29T04:13:00Z">
          <w:pPr>
            <w:spacing w:line="249" w:lineRule="auto"/>
          </w:pPr>
        </w:pPrChange>
      </w:pPr>
    </w:p>
    <w:p w14:paraId="4EDED463" w14:textId="77777777" w:rsidR="00E439BC" w:rsidRDefault="00E439BC">
      <w:pPr>
        <w:pStyle w:val="BodyText"/>
        <w:rPr>
          <w:sz w:val="21"/>
        </w:rPr>
      </w:pPr>
    </w:p>
    <w:p w14:paraId="4EDED464" w14:textId="77777777" w:rsidR="00E439BC" w:rsidRDefault="00E439BC">
      <w:pPr>
        <w:pStyle w:val="BodyText"/>
        <w:rPr>
          <w:sz w:val="21"/>
        </w:rPr>
      </w:pPr>
    </w:p>
    <w:p w14:paraId="4EDED465" w14:textId="77777777" w:rsidR="00E439BC" w:rsidRDefault="00E439BC">
      <w:pPr>
        <w:pStyle w:val="BodyText"/>
        <w:rPr>
          <w:sz w:val="21"/>
        </w:rPr>
      </w:pPr>
    </w:p>
    <w:p w14:paraId="4EDED466" w14:textId="77777777" w:rsidR="00E439BC" w:rsidRDefault="00E439BC">
      <w:pPr>
        <w:pStyle w:val="BodyText"/>
        <w:rPr>
          <w:sz w:val="21"/>
        </w:rPr>
      </w:pPr>
    </w:p>
    <w:p w14:paraId="4EDED467" w14:textId="77777777" w:rsidR="00E439BC" w:rsidRDefault="00E439BC">
      <w:pPr>
        <w:pStyle w:val="BodyText"/>
        <w:spacing w:before="56"/>
        <w:rPr>
          <w:sz w:val="21"/>
        </w:rPr>
      </w:pPr>
    </w:p>
    <w:p w14:paraId="4EDED468" w14:textId="77777777" w:rsidR="00E439BC" w:rsidRDefault="008633EA">
      <w:pPr>
        <w:ind w:left="57"/>
        <w:jc w:val="center"/>
        <w:rPr>
          <w:rFonts w:ascii="Arial"/>
          <w:sz w:val="21"/>
        </w:rPr>
      </w:pPr>
      <w:r>
        <w:rPr>
          <w:rFonts w:ascii="Arial"/>
          <w:color w:val="0C0C0C"/>
          <w:spacing w:val="-10"/>
          <w:w w:val="105"/>
          <w:sz w:val="21"/>
        </w:rPr>
        <w:t>1</w:t>
      </w:r>
    </w:p>
    <w:p w14:paraId="4EDED469" w14:textId="49CF4E40" w:rsidR="00E439BC" w:rsidRDefault="008633EA">
      <w:pPr>
        <w:pStyle w:val="ListParagraph"/>
        <w:numPr>
          <w:ilvl w:val="0"/>
          <w:numId w:val="1"/>
        </w:numPr>
        <w:tabs>
          <w:tab w:val="left" w:pos="1161"/>
        </w:tabs>
        <w:spacing w:before="24" w:line="259" w:lineRule="auto"/>
        <w:ind w:left="183" w:right="499" w:firstLine="739"/>
        <w:rPr>
          <w:color w:val="0C0C0C"/>
          <w:sz w:val="23"/>
        </w:rPr>
      </w:pPr>
      <w:r>
        <w:rPr>
          <w:color w:val="0C0C0C"/>
          <w:w w:val="105"/>
          <w:sz w:val="23"/>
        </w:rPr>
        <w:t>Each party agrees that neither such party nor any associate, agent, employee, affiliate,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advisor, 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representative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such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will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disclose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third person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 confidential source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confidential information 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obtained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transaction of the </w:t>
      </w:r>
      <w:del w:id="94" w:author="Geneve DuBois" w:date="2025-01-28T23:16:00Z" w16du:dateUtc="2025-01-29T04:16:00Z">
        <w:r w:rsidDel="00A62EDF">
          <w:rPr>
            <w:color w:val="0C0C0C"/>
            <w:w w:val="105"/>
            <w:sz w:val="23"/>
          </w:rPr>
          <w:delText>s</w:delText>
        </w:r>
      </w:del>
      <w:ins w:id="95" w:author="Geneve DuBois" w:date="2025-01-28T23:16:00Z" w16du:dateUtc="2025-01-29T04:16:00Z">
        <w:r w:rsidR="00A62EDF">
          <w:rPr>
            <w:color w:val="0C0C0C"/>
            <w:w w:val="105"/>
            <w:sz w:val="23"/>
          </w:rPr>
          <w:t>S</w:t>
        </w:r>
      </w:ins>
      <w:r>
        <w:rPr>
          <w:color w:val="0C0C0C"/>
          <w:w w:val="105"/>
          <w:sz w:val="23"/>
        </w:rPr>
        <w:t xml:space="preserve">ubject </w:t>
      </w:r>
      <w:del w:id="96" w:author="Geneve DuBois" w:date="2025-01-28T23:16:00Z" w16du:dateUtc="2025-01-29T04:16:00Z">
        <w:r w:rsidDel="00A62EDF">
          <w:rPr>
            <w:color w:val="0C0C0C"/>
            <w:w w:val="105"/>
            <w:sz w:val="23"/>
          </w:rPr>
          <w:delText>b</w:delText>
        </w:r>
      </w:del>
      <w:ins w:id="97" w:author="Geneve DuBois" w:date="2025-01-28T23:16:00Z" w16du:dateUtc="2025-01-29T04:16:00Z">
        <w:r w:rsidR="00A62EDF">
          <w:rPr>
            <w:color w:val="0C0C0C"/>
            <w:w w:val="105"/>
            <w:sz w:val="23"/>
          </w:rPr>
          <w:t>B</w:t>
        </w:r>
      </w:ins>
      <w:r>
        <w:rPr>
          <w:color w:val="0C0C0C"/>
          <w:w w:val="105"/>
          <w:sz w:val="23"/>
        </w:rPr>
        <w:t>usiness.</w:t>
      </w:r>
      <w:ins w:id="98" w:author="Geneve DuBois" w:date="2025-01-28T23:16:00Z" w16du:dateUtc="2025-01-29T04:16:00Z">
        <w:r w:rsidR="00A62EDF">
          <w:rPr>
            <w:color w:val="0C0C0C"/>
            <w:w w:val="105"/>
            <w:sz w:val="23"/>
          </w:rPr>
          <w:t xml:space="preserve"> </w:t>
        </w:r>
        <w:r w:rsidR="00FC612B">
          <w:rPr>
            <w:color w:val="0C0C0C"/>
            <w:w w:val="105"/>
            <w:sz w:val="23"/>
          </w:rPr>
          <w:t>Notwithstanding anything to the contrary, Potential Buyer may disclose th</w:t>
        </w:r>
      </w:ins>
      <w:ins w:id="99" w:author="Geneve DuBois" w:date="2025-01-28T23:17:00Z" w16du:dateUtc="2025-01-29T04:17:00Z">
        <w:r w:rsidR="00FC612B">
          <w:rPr>
            <w:color w:val="0C0C0C"/>
            <w:w w:val="105"/>
            <w:sz w:val="23"/>
          </w:rPr>
          <w:t xml:space="preserve">e Confidential Information to Potential Buyer’s investors, partners, </w:t>
        </w:r>
      </w:ins>
      <w:ins w:id="100" w:author="Geneve DuBois" w:date="2025-01-28T23:18:00Z" w16du:dateUtc="2025-01-29T04:18:00Z">
        <w:r w:rsidR="007D36AA">
          <w:rPr>
            <w:color w:val="0C0C0C"/>
            <w:w w:val="105"/>
            <w:sz w:val="23"/>
          </w:rPr>
          <w:t xml:space="preserve">members, managers, </w:t>
        </w:r>
      </w:ins>
      <w:ins w:id="101" w:author="Geneve DuBois" w:date="2025-01-28T23:17:00Z" w16du:dateUtc="2025-01-29T04:17:00Z">
        <w:r w:rsidR="00FC612B">
          <w:rPr>
            <w:color w:val="0C0C0C"/>
            <w:w w:val="105"/>
            <w:sz w:val="23"/>
          </w:rPr>
          <w:t xml:space="preserve">directors, advisors, </w:t>
        </w:r>
        <w:r w:rsidR="008A393E">
          <w:rPr>
            <w:color w:val="0C0C0C"/>
            <w:w w:val="105"/>
            <w:sz w:val="23"/>
          </w:rPr>
          <w:t>and/or other representatives (“Representatives”).</w:t>
        </w:r>
      </w:ins>
    </w:p>
    <w:p w14:paraId="4EDED46A" w14:textId="77777777" w:rsidR="00E439BC" w:rsidRDefault="00E439BC">
      <w:pPr>
        <w:pStyle w:val="BodyText"/>
        <w:spacing w:before="20"/>
        <w:rPr>
          <w:sz w:val="23"/>
        </w:rPr>
      </w:pPr>
    </w:p>
    <w:p w14:paraId="4EDED46B" w14:textId="1011C05B" w:rsidR="00E439BC" w:rsidDel="00B6244C" w:rsidRDefault="008633EA" w:rsidP="00B6244C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02" w:author="Geneve DuBois" w:date="2025-01-28T23:19:00Z" w16du:dateUtc="2025-01-29T04:19:00Z"/>
          <w:color w:val="0C0C0C"/>
          <w:sz w:val="23"/>
        </w:rPr>
      </w:pPr>
      <w:r>
        <w:rPr>
          <w:color w:val="0C0C0C"/>
          <w:w w:val="105"/>
          <w:sz w:val="23"/>
        </w:rPr>
        <w:t>Each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further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breach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8"/>
          <w:w w:val="105"/>
          <w:sz w:val="23"/>
        </w:rPr>
        <w:t xml:space="preserve"> </w:t>
      </w:r>
      <w:del w:id="103" w:author="Geneve DuBois" w:date="2025-01-28T23:18:00Z" w16du:dateUtc="2025-01-29T04:18:00Z">
        <w:r w:rsidDel="00EE09C1">
          <w:rPr>
            <w:color w:val="0C0C0C"/>
            <w:w w:val="105"/>
            <w:sz w:val="23"/>
          </w:rPr>
          <w:delText>a</w:delText>
        </w:r>
      </w:del>
      <w:ins w:id="104" w:author="Geneve DuBois" w:date="2025-01-28T23:18:00Z" w16du:dateUtc="2025-01-29T04:18:00Z">
        <w:r w:rsidR="00EE09C1">
          <w:rPr>
            <w:color w:val="0C0C0C"/>
            <w:w w:val="105"/>
            <w:sz w:val="23"/>
          </w:rPr>
          <w:t>A</w:t>
        </w:r>
      </w:ins>
      <w:r>
        <w:rPr>
          <w:color w:val="0C0C0C"/>
          <w:w w:val="105"/>
          <w:sz w:val="23"/>
        </w:rPr>
        <w:t>greement</w:t>
      </w:r>
      <w:ins w:id="105" w:author="Geneve DuBois" w:date="2025-01-28T23:18:00Z" w16du:dateUtc="2025-01-29T04:18:00Z">
        <w:r w:rsidR="00EF63B3">
          <w:rPr>
            <w:color w:val="0C0C0C"/>
            <w:w w:val="105"/>
            <w:sz w:val="23"/>
          </w:rPr>
          <w:t>, the ot</w:t>
        </w:r>
      </w:ins>
      <w:ins w:id="106" w:author="Geneve DuBois" w:date="2025-01-28T23:19:00Z" w16du:dateUtc="2025-01-29T04:19:00Z">
        <w:r w:rsidR="00EF63B3">
          <w:rPr>
            <w:color w:val="0C0C0C"/>
            <w:w w:val="105"/>
            <w:sz w:val="23"/>
          </w:rPr>
          <w:t xml:space="preserve">her party shall be entitled, in addition to any other remedies available, to seek and be granted </w:t>
        </w:r>
      </w:ins>
      <w:ins w:id="107" w:author="Geneve DuBois" w:date="2025-01-28T23:19:00Z">
        <w:r w:rsidR="00B6244C" w:rsidRPr="00B6244C">
          <w:rPr>
            <w:color w:val="0C0C0C"/>
            <w:w w:val="105"/>
            <w:sz w:val="23"/>
          </w:rPr>
          <w:t xml:space="preserve">injunctive relief without necessity of posting any bond. </w:t>
        </w:r>
      </w:ins>
      <w:ins w:id="108" w:author="Geneve DuBois" w:date="2025-01-28T23:19:00Z" w16du:dateUtc="2025-01-29T04:19:00Z">
        <w:r w:rsidR="00B6244C">
          <w:rPr>
            <w:color w:val="0C0C0C"/>
            <w:w w:val="105"/>
            <w:sz w:val="23"/>
          </w:rPr>
          <w:t>The parties</w:t>
        </w:r>
      </w:ins>
      <w:ins w:id="109" w:author="Geneve DuBois" w:date="2025-01-28T23:19:00Z">
        <w:r w:rsidR="00B6244C" w:rsidRPr="00B6244C">
          <w:rPr>
            <w:color w:val="0C0C0C"/>
            <w:w w:val="105"/>
            <w:sz w:val="23"/>
          </w:rPr>
          <w:t xml:space="preserve"> agree that such remedies are additional to and do not limit the right of </w:t>
        </w:r>
      </w:ins>
      <w:ins w:id="110" w:author="Geneve DuBois" w:date="2025-01-28T23:19:00Z" w16du:dateUtc="2025-01-29T04:19:00Z">
        <w:r w:rsidR="00B6244C">
          <w:rPr>
            <w:color w:val="0C0C0C"/>
            <w:w w:val="105"/>
            <w:sz w:val="23"/>
          </w:rPr>
          <w:t>the non</w:t>
        </w:r>
      </w:ins>
      <w:ins w:id="111" w:author="Geneve DuBois" w:date="2025-01-28T23:20:00Z" w16du:dateUtc="2025-01-29T04:20:00Z">
        <w:r w:rsidR="00B6244C">
          <w:rPr>
            <w:color w:val="0C0C0C"/>
            <w:w w:val="105"/>
            <w:sz w:val="23"/>
          </w:rPr>
          <w:t>-defaulting party</w:t>
        </w:r>
      </w:ins>
      <w:ins w:id="112" w:author="Geneve DuBois" w:date="2025-01-28T23:19:00Z">
        <w:r w:rsidR="00B6244C" w:rsidRPr="00B6244C">
          <w:rPr>
            <w:color w:val="0C0C0C"/>
            <w:w w:val="105"/>
            <w:sz w:val="23"/>
          </w:rPr>
          <w:t xml:space="preserve"> to pursue any and all other rights and remedies available at law, contract, tort or in equity.</w:t>
        </w:r>
      </w:ins>
      <w:r>
        <w:rPr>
          <w:color w:val="0C0C0C"/>
          <w:w w:val="105"/>
          <w:sz w:val="23"/>
        </w:rPr>
        <w:t xml:space="preserve"> </w:t>
      </w:r>
      <w:del w:id="113" w:author="Geneve DuBois" w:date="2025-01-28T23:19:00Z" w16du:dateUtc="2025-01-29T04:19:00Z">
        <w:r w:rsidDel="00B6244C">
          <w:rPr>
            <w:color w:val="0C0C0C"/>
            <w:w w:val="105"/>
            <w:sz w:val="23"/>
          </w:rPr>
          <w:delText>that</w:delText>
        </w:r>
        <w:r w:rsidDel="00B6244C">
          <w:rPr>
            <w:color w:val="0C0C0C"/>
            <w:spacing w:val="-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the</w:delText>
        </w:r>
        <w:r w:rsidDel="00B6244C">
          <w:rPr>
            <w:color w:val="0C0C0C"/>
            <w:spacing w:val="-14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party in default will pay to the other party:</w:delText>
        </w:r>
      </w:del>
    </w:p>
    <w:p w14:paraId="4EDED46C" w14:textId="0A48D45D" w:rsidR="00E439BC" w:rsidDel="00B6244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14" w:author="Geneve DuBois" w:date="2025-01-28T23:19:00Z" w16du:dateUtc="2025-01-29T04:19:00Z"/>
          <w:sz w:val="23"/>
        </w:rPr>
      </w:pPr>
    </w:p>
    <w:p w14:paraId="4EDED46D" w14:textId="6728BB97" w:rsidR="00E439BC" w:rsidDel="00B6244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15" w:author="Geneve DuBois" w:date="2025-01-28T23:19:00Z" w16du:dateUtc="2025-01-29T04:19:00Z"/>
          <w:sz w:val="23"/>
        </w:rPr>
      </w:pPr>
      <w:del w:id="116" w:author="Geneve DuBois" w:date="2025-01-28T23:19:00Z" w16du:dateUtc="2025-01-29T04:19:00Z">
        <w:r w:rsidDel="00B6244C">
          <w:rPr>
            <w:color w:val="0C0C0C"/>
            <w:w w:val="105"/>
            <w:sz w:val="23"/>
          </w:rPr>
          <w:delText>Non-circumvention</w:delText>
        </w:r>
        <w:r w:rsidDel="00B6244C">
          <w:rPr>
            <w:color w:val="0C0C0C"/>
            <w:spacing w:val="-8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damages, which are defined as any and all forms and types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of</w:delText>
        </w:r>
        <w:r w:rsidDel="00B6244C">
          <w:rPr>
            <w:color w:val="0C0C0C"/>
            <w:spacing w:val="-1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remuneration, the</w:delText>
        </w:r>
        <w:r w:rsidDel="00B6244C">
          <w:rPr>
            <w:color w:val="0C0C0C"/>
            <w:spacing w:val="-1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non-breaching party</w:delText>
        </w:r>
        <w:r w:rsidDel="00B6244C">
          <w:rPr>
            <w:color w:val="0C0C0C"/>
            <w:spacing w:val="-9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would</w:delText>
        </w:r>
        <w:r w:rsidDel="00B6244C">
          <w:rPr>
            <w:color w:val="0C0C0C"/>
            <w:spacing w:val="-2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have</w:delText>
        </w:r>
        <w:r w:rsidDel="00B6244C">
          <w:rPr>
            <w:color w:val="0C0C0C"/>
            <w:spacing w:val="-9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received</w:delText>
        </w:r>
        <w:r w:rsidDel="00B6244C">
          <w:rPr>
            <w:color w:val="0C0C0C"/>
            <w:spacing w:val="-6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had</w:delText>
        </w:r>
        <w:r w:rsidDel="00B6244C">
          <w:rPr>
            <w:color w:val="0C0C0C"/>
            <w:spacing w:val="-13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they not been circumvented; and</w:delText>
        </w:r>
      </w:del>
    </w:p>
    <w:p w14:paraId="4EDED46E" w14:textId="20B16CB2" w:rsidR="00E439BC" w:rsidDel="00B6244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17" w:author="Geneve DuBois" w:date="2025-01-28T23:19:00Z" w16du:dateUtc="2025-01-29T04:19:00Z"/>
          <w:sz w:val="23"/>
        </w:rPr>
      </w:pPr>
    </w:p>
    <w:p w14:paraId="4EDED46F" w14:textId="7A95A49E" w:rsidR="00E439BC" w:rsidDel="00B6244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18" w:author="Geneve DuBois" w:date="2025-01-28T23:19:00Z" w16du:dateUtc="2025-01-29T04:19:00Z"/>
          <w:sz w:val="23"/>
        </w:rPr>
      </w:pPr>
      <w:del w:id="119" w:author="Geneve DuBois" w:date="2025-01-28T23:19:00Z" w16du:dateUtc="2025-01-29T04:19:00Z">
        <w:r w:rsidDel="00B6244C">
          <w:rPr>
            <w:color w:val="0C0C0C"/>
            <w:w w:val="105"/>
            <w:sz w:val="23"/>
          </w:rPr>
          <w:delText>Any</w:delText>
        </w:r>
        <w:r w:rsidDel="00B6244C">
          <w:rPr>
            <w:color w:val="0C0C0C"/>
            <w:spacing w:val="-9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and</w:delText>
        </w:r>
        <w:r w:rsidDel="00B6244C">
          <w:rPr>
            <w:color w:val="0C0C0C"/>
            <w:spacing w:val="-9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all</w:delText>
        </w:r>
        <w:r w:rsidDel="00B6244C">
          <w:rPr>
            <w:color w:val="0C0C0C"/>
            <w:spacing w:val="-14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consequential and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incidental</w:delText>
        </w:r>
        <w:r w:rsidDel="00B6244C">
          <w:rPr>
            <w:color w:val="0C0C0C"/>
            <w:spacing w:val="-1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damages</w:delText>
        </w:r>
        <w:r w:rsidDel="00B6244C">
          <w:rPr>
            <w:color w:val="0C0C0C"/>
            <w:spacing w:val="-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sustained</w:delText>
        </w:r>
        <w:r w:rsidDel="00B6244C">
          <w:rPr>
            <w:color w:val="0C0C0C"/>
            <w:spacing w:val="-1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by</w:delText>
        </w:r>
        <w:r w:rsidDel="00B6244C">
          <w:rPr>
            <w:color w:val="0C0C0C"/>
            <w:spacing w:val="-11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the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non breaching part by reason of such breach; and</w:delText>
        </w:r>
      </w:del>
    </w:p>
    <w:p w14:paraId="4EDED470" w14:textId="59D9475E" w:rsidR="00E439BC" w:rsidDel="00B6244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20" w:author="Geneve DuBois" w:date="2025-01-28T23:19:00Z" w16du:dateUtc="2025-01-29T04:19:00Z"/>
          <w:sz w:val="23"/>
        </w:rPr>
      </w:pPr>
    </w:p>
    <w:p w14:paraId="4EDED471" w14:textId="371685F6" w:rsidR="00E439BC" w:rsidDel="00B6244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21" w:author="Geneve DuBois" w:date="2025-01-28T23:19:00Z" w16du:dateUtc="2025-01-29T04:19:00Z"/>
          <w:sz w:val="23"/>
        </w:rPr>
      </w:pPr>
      <w:del w:id="122" w:author="Geneve DuBois" w:date="2025-01-28T23:19:00Z" w16du:dateUtc="2025-01-29T04:19:00Z">
        <w:r w:rsidDel="00B6244C">
          <w:rPr>
            <w:color w:val="0C0C0C"/>
            <w:w w:val="105"/>
            <w:sz w:val="23"/>
          </w:rPr>
          <w:delText>All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expenses</w:delText>
        </w:r>
        <w:r w:rsidDel="00B6244C">
          <w:rPr>
            <w:color w:val="0C0C0C"/>
            <w:spacing w:val="-3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incurred</w:delText>
        </w:r>
        <w:r w:rsidDel="00B6244C">
          <w:rPr>
            <w:color w:val="0C0C0C"/>
            <w:spacing w:val="-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in</w:delText>
        </w:r>
        <w:r w:rsidDel="00B6244C">
          <w:rPr>
            <w:color w:val="0C0C0C"/>
            <w:spacing w:val="-16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enforcing</w:delText>
        </w:r>
        <w:r w:rsidDel="00B6244C">
          <w:rPr>
            <w:color w:val="0C0C0C"/>
            <w:spacing w:val="-6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any</w:delText>
        </w:r>
        <w:r w:rsidDel="00B6244C">
          <w:rPr>
            <w:color w:val="0C0C0C"/>
            <w:spacing w:val="-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legal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remedy</w:delText>
        </w:r>
        <w:r w:rsidDel="00B6244C">
          <w:rPr>
            <w:color w:val="0C0C0C"/>
            <w:spacing w:val="-5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and/or</w:delText>
        </w:r>
        <w:r w:rsidDel="00B6244C">
          <w:rPr>
            <w:color w:val="0C0C0C"/>
            <w:spacing w:val="-6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rights</w:delText>
        </w:r>
        <w:r w:rsidDel="00B6244C">
          <w:rPr>
            <w:color w:val="0C0C0C"/>
            <w:spacing w:val="-8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based upon or arising out of this agreement; and</w:delText>
        </w:r>
      </w:del>
    </w:p>
    <w:p w14:paraId="4EDED472" w14:textId="761DFBC4" w:rsidR="00E439BC" w:rsidDel="00B6244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23" w:author="Geneve DuBois" w:date="2025-01-28T23:19:00Z" w16du:dateUtc="2025-01-29T04:19:00Z"/>
          <w:sz w:val="23"/>
        </w:rPr>
      </w:pPr>
    </w:p>
    <w:p w14:paraId="4EDED473" w14:textId="68628203" w:rsidR="00E439BC" w:rsidDel="00B6244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del w:id="124" w:author="Geneve DuBois" w:date="2025-01-28T23:19:00Z" w16du:dateUtc="2025-01-29T04:19:00Z"/>
          <w:sz w:val="23"/>
        </w:rPr>
      </w:pPr>
      <w:del w:id="125" w:author="Geneve DuBois" w:date="2025-01-28T23:19:00Z" w16du:dateUtc="2025-01-29T04:19:00Z">
        <w:r w:rsidDel="00B6244C">
          <w:rPr>
            <w:color w:val="0C0C0C"/>
            <w:w w:val="105"/>
            <w:sz w:val="23"/>
          </w:rPr>
          <w:delText>The</w:delText>
        </w:r>
        <w:r w:rsidDel="00B6244C">
          <w:rPr>
            <w:color w:val="0C0C0C"/>
            <w:spacing w:val="-8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non-breaching parties'</w:delText>
        </w:r>
        <w:r w:rsidDel="00B6244C">
          <w:rPr>
            <w:color w:val="0C0C0C"/>
            <w:spacing w:val="-10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reasonable attorneys'</w:delText>
        </w:r>
        <w:r w:rsidDel="00B6244C">
          <w:rPr>
            <w:color w:val="0C0C0C"/>
            <w:spacing w:val="-7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fees</w:delText>
        </w:r>
        <w:r w:rsidDel="00B6244C">
          <w:rPr>
            <w:color w:val="0C0C0C"/>
            <w:spacing w:val="-9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and</w:delText>
        </w:r>
        <w:r w:rsidDel="00B6244C">
          <w:rPr>
            <w:color w:val="0C0C0C"/>
            <w:spacing w:val="-6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costs</w:delText>
        </w:r>
        <w:r w:rsidDel="00B6244C">
          <w:rPr>
            <w:color w:val="0C0C0C"/>
            <w:spacing w:val="-7"/>
            <w:w w:val="105"/>
            <w:sz w:val="23"/>
          </w:rPr>
          <w:delText xml:space="preserve"> </w:delText>
        </w:r>
        <w:r w:rsidDel="00B6244C">
          <w:rPr>
            <w:color w:val="0C0C0C"/>
            <w:w w:val="105"/>
            <w:sz w:val="23"/>
          </w:rPr>
          <w:delText>incurred in enforcing this agreement.</w:delText>
        </w:r>
      </w:del>
    </w:p>
    <w:p w14:paraId="4EDED474" w14:textId="77777777" w:rsidR="00E439BC" w:rsidRDefault="00E439BC">
      <w:pPr>
        <w:pStyle w:val="BodyText"/>
        <w:spacing w:before="19"/>
        <w:rPr>
          <w:sz w:val="23"/>
        </w:rPr>
      </w:pPr>
    </w:p>
    <w:p w14:paraId="4EDED475" w14:textId="7E1055CE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59" w:lineRule="auto"/>
        <w:ind w:left="183" w:right="423" w:firstLine="737"/>
        <w:rPr>
          <w:color w:val="0C0C0C"/>
          <w:sz w:val="23"/>
        </w:rPr>
      </w:pPr>
      <w:r>
        <w:rPr>
          <w:color w:val="0C0C0C"/>
          <w:w w:val="105"/>
          <w:sz w:val="23"/>
        </w:rPr>
        <w:t>In the event of any dispute as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 the meaning or the enforceability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 this agreement, all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Michigan law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apply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 be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binding upon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parties,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their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heirs, agents, and assigns, for a period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two (2) years from the </w:t>
      </w:r>
      <w:ins w:id="126" w:author="Geneve DuBois" w:date="2025-01-28T23:20:00Z" w16du:dateUtc="2025-01-29T04:20:00Z">
        <w:r w:rsidR="00141797">
          <w:rPr>
            <w:color w:val="0C0C0C"/>
            <w:w w:val="105"/>
            <w:sz w:val="23"/>
          </w:rPr>
          <w:t xml:space="preserve">Effective </w:t>
        </w:r>
      </w:ins>
      <w:del w:id="127" w:author="Geneve DuBois" w:date="2025-01-28T23:20:00Z" w16du:dateUtc="2025-01-29T04:20:00Z">
        <w:r w:rsidDel="00141797">
          <w:rPr>
            <w:color w:val="0C0C0C"/>
            <w:w w:val="105"/>
            <w:sz w:val="23"/>
          </w:rPr>
          <w:delText>d</w:delText>
        </w:r>
      </w:del>
      <w:ins w:id="128" w:author="Geneve DuBois" w:date="2025-01-28T23:20:00Z" w16du:dateUtc="2025-01-29T04:20:00Z">
        <w:r w:rsidR="00141797">
          <w:rPr>
            <w:color w:val="0C0C0C"/>
            <w:w w:val="105"/>
            <w:sz w:val="23"/>
          </w:rPr>
          <w:t>D</w:t>
        </w:r>
      </w:ins>
      <w:r>
        <w:rPr>
          <w:color w:val="0C0C0C"/>
          <w:w w:val="105"/>
          <w:sz w:val="23"/>
        </w:rPr>
        <w:t>ate</w:t>
      </w:r>
      <w:del w:id="129" w:author="Geneve DuBois" w:date="2025-01-28T23:20:00Z" w16du:dateUtc="2025-01-29T04:20:00Z">
        <w:r w:rsidDel="00141797">
          <w:rPr>
            <w:color w:val="0C0C0C"/>
            <w:w w:val="105"/>
            <w:sz w:val="23"/>
          </w:rPr>
          <w:delText xml:space="preserve"> of</w:delText>
        </w:r>
        <w:r w:rsidDel="00141797">
          <w:rPr>
            <w:color w:val="0C0C0C"/>
            <w:spacing w:val="-2"/>
            <w:w w:val="105"/>
            <w:sz w:val="23"/>
          </w:rPr>
          <w:delText xml:space="preserve"> </w:delText>
        </w:r>
        <w:r w:rsidDel="00141797">
          <w:rPr>
            <w:color w:val="0C0C0C"/>
            <w:w w:val="105"/>
            <w:sz w:val="23"/>
          </w:rPr>
          <w:delText xml:space="preserve">the last signature affixed </w:delText>
        </w:r>
        <w:r w:rsidDel="00141797">
          <w:rPr>
            <w:color w:val="0C0C0C"/>
            <w:spacing w:val="-2"/>
            <w:w w:val="105"/>
            <w:sz w:val="23"/>
          </w:rPr>
          <w:delText>hereon</w:delText>
        </w:r>
      </w:del>
      <w:r>
        <w:rPr>
          <w:color w:val="0C0C0C"/>
          <w:spacing w:val="-2"/>
          <w:w w:val="105"/>
          <w:sz w:val="23"/>
        </w:rPr>
        <w:t>.</w:t>
      </w:r>
    </w:p>
    <w:p w14:paraId="4EDED476" w14:textId="77777777" w:rsidR="00E439BC" w:rsidRDefault="00E439BC">
      <w:pPr>
        <w:pStyle w:val="BodyText"/>
        <w:spacing w:before="20"/>
        <w:rPr>
          <w:sz w:val="23"/>
        </w:rPr>
      </w:pPr>
    </w:p>
    <w:p w14:paraId="4EDED477" w14:textId="5C981F0A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61" w:lineRule="auto"/>
        <w:ind w:left="183" w:right="291" w:firstLine="738"/>
        <w:rPr>
          <w:color w:val="0C0C0C"/>
          <w:sz w:val="23"/>
        </w:rPr>
      </w:pPr>
      <w:r>
        <w:rPr>
          <w:color w:val="0C0C0C"/>
          <w:w w:val="105"/>
          <w:sz w:val="23"/>
        </w:rPr>
        <w:t>It is further specifically agreed and distinctly understood that</w:t>
      </w:r>
      <w:ins w:id="130" w:author="Geneve DuBois" w:date="2025-01-28T23:21:00Z" w16du:dateUtc="2025-01-29T04:21:00Z">
        <w:r w:rsidR="00996D69">
          <w:rPr>
            <w:color w:val="0C0C0C"/>
            <w:w w:val="105"/>
            <w:sz w:val="23"/>
          </w:rPr>
          <w:t xml:space="preserve"> this Agreement may be signed in counterparts</w:t>
        </w:r>
        <w:r w:rsidR="009D3AE2">
          <w:rPr>
            <w:color w:val="0C0C0C"/>
            <w:w w:val="105"/>
            <w:sz w:val="23"/>
          </w:rPr>
          <w:t xml:space="preserve">, a complete set of which shall form a single </w:t>
        </w:r>
      </w:ins>
      <w:r w:rsidR="0080180B">
        <w:rPr>
          <w:color w:val="0C0C0C"/>
          <w:w w:val="105"/>
          <w:sz w:val="23"/>
        </w:rPr>
        <w:t>Agreement</w:t>
      </w:r>
      <w:ins w:id="131" w:author="Geneve DuBois" w:date="2025-01-28T23:21:00Z" w16du:dateUtc="2025-01-29T04:21:00Z">
        <w:r w:rsidR="009D3AE2">
          <w:rPr>
            <w:color w:val="0C0C0C"/>
            <w:w w:val="105"/>
            <w:sz w:val="23"/>
          </w:rPr>
          <w:t>, and that</w:t>
        </w:r>
      </w:ins>
      <w:r>
        <w:rPr>
          <w:color w:val="0C0C0C"/>
          <w:w w:val="105"/>
          <w:sz w:val="23"/>
        </w:rPr>
        <w:t xml:space="preserve"> a facsimile or an electronically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transferred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copy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1"/>
          <w:w w:val="105"/>
          <w:sz w:val="23"/>
        </w:rPr>
        <w:t xml:space="preserve"> </w:t>
      </w:r>
      <w:del w:id="132" w:author="Geneve DuBois" w:date="2025-01-28T23:21:00Z" w16du:dateUtc="2025-01-29T04:21:00Z">
        <w:r w:rsidDel="009D3AE2">
          <w:rPr>
            <w:color w:val="0C0C0C"/>
            <w:w w:val="105"/>
            <w:sz w:val="23"/>
          </w:rPr>
          <w:delText>a</w:delText>
        </w:r>
      </w:del>
      <w:ins w:id="133" w:author="Geneve DuBois" w:date="2025-01-28T23:21:00Z" w16du:dateUtc="2025-01-29T04:21:00Z">
        <w:r w:rsidR="009D3AE2">
          <w:rPr>
            <w:color w:val="0C0C0C"/>
            <w:w w:val="105"/>
            <w:sz w:val="23"/>
          </w:rPr>
          <w:t>A</w:t>
        </w:r>
      </w:ins>
      <w:r>
        <w:rPr>
          <w:color w:val="0C0C0C"/>
          <w:w w:val="105"/>
          <w:sz w:val="23"/>
        </w:rPr>
        <w:t>greement,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signatures, will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constitute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 binding agreement.</w:t>
      </w:r>
    </w:p>
    <w:p w14:paraId="4EDED478" w14:textId="77777777" w:rsidR="00E439BC" w:rsidRDefault="00E439BC">
      <w:pPr>
        <w:pStyle w:val="BodyText"/>
        <w:spacing w:before="135"/>
        <w:rPr>
          <w:sz w:val="23"/>
        </w:rPr>
      </w:pPr>
    </w:p>
    <w:p w14:paraId="4EDED479" w14:textId="56E464C0" w:rsidR="00E439BC" w:rsidRDefault="008633EA">
      <w:pPr>
        <w:pStyle w:val="ListParagraph"/>
        <w:numPr>
          <w:ilvl w:val="0"/>
          <w:numId w:val="1"/>
        </w:numPr>
        <w:tabs>
          <w:tab w:val="left" w:pos="1201"/>
        </w:tabs>
        <w:ind w:left="1201" w:hanging="239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Other</w:t>
      </w:r>
      <w:del w:id="134" w:author="Geneve DuBois" w:date="2025-01-28T23:21:00Z" w16du:dateUtc="2025-01-29T04:21:00Z">
        <w:r w:rsidDel="009D3AE2">
          <w:rPr>
            <w:b/>
            <w:color w:val="0C0C0C"/>
            <w:spacing w:val="-13"/>
            <w:w w:val="105"/>
            <w:sz w:val="23"/>
          </w:rPr>
          <w:delText xml:space="preserve"> </w:delText>
        </w:r>
        <w:r w:rsidDel="009D3AE2">
          <w:rPr>
            <w:color w:val="0C0C0C"/>
            <w:w w:val="105"/>
            <w:sz w:val="23"/>
          </w:rPr>
          <w:delText>conditions</w:delText>
        </w:r>
      </w:del>
      <w:r>
        <w:rPr>
          <w:color w:val="0C0C0C"/>
          <w:w w:val="105"/>
          <w:sz w:val="23"/>
        </w:rPr>
        <w:t>:</w:t>
      </w:r>
      <w:r>
        <w:rPr>
          <w:color w:val="0C0C0C"/>
          <w:spacing w:val="61"/>
          <w:w w:val="150"/>
          <w:sz w:val="23"/>
        </w:rPr>
        <w:t xml:space="preserve"> </w:t>
      </w:r>
      <w:r>
        <w:rPr>
          <w:rFonts w:ascii="Arial"/>
          <w:color w:val="0C0C0C"/>
          <w:w w:val="105"/>
          <w:sz w:val="17"/>
        </w:rPr>
        <w:t>(017)</w:t>
      </w:r>
      <w:r>
        <w:rPr>
          <w:rFonts w:ascii="Arial"/>
          <w:color w:val="0C0C0C"/>
          <w:spacing w:val="-7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Southeast,</w:t>
      </w:r>
      <w:r>
        <w:rPr>
          <w:rFonts w:ascii="Arial"/>
          <w:color w:val="0C0C0C"/>
          <w:spacing w:val="-2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100</w:t>
      </w:r>
      <w:r>
        <w:rPr>
          <w:rFonts w:ascii="Arial"/>
          <w:color w:val="0C0C0C"/>
          <w:spacing w:val="-13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bed,</w:t>
      </w:r>
      <w:r>
        <w:rPr>
          <w:rFonts w:ascii="Arial"/>
          <w:color w:val="0C0C0C"/>
          <w:spacing w:val="-10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Assisted</w:t>
      </w:r>
      <w:r>
        <w:rPr>
          <w:rFonts w:ascii="Arial"/>
          <w:color w:val="0C0C0C"/>
          <w:spacing w:val="-6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Living/Memory</w:t>
      </w:r>
      <w:r>
        <w:rPr>
          <w:rFonts w:ascii="Arial"/>
          <w:color w:val="0C0C0C"/>
          <w:spacing w:val="3"/>
          <w:w w:val="105"/>
          <w:sz w:val="17"/>
        </w:rPr>
        <w:t xml:space="preserve"> </w:t>
      </w:r>
      <w:r>
        <w:rPr>
          <w:rFonts w:ascii="Arial"/>
          <w:color w:val="0C0C0C"/>
          <w:spacing w:val="-4"/>
          <w:w w:val="105"/>
          <w:sz w:val="17"/>
        </w:rPr>
        <w:t>Care</w:t>
      </w:r>
    </w:p>
    <w:p w14:paraId="4EDED47A" w14:textId="77777777" w:rsidR="00E439BC" w:rsidRDefault="008633EA">
      <w:pPr>
        <w:pStyle w:val="BodyText"/>
        <w:spacing w:before="5"/>
        <w:rPr>
          <w:rFonts w:ascii="Arial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DED4B8" wp14:editId="4EDED4B9">
                <wp:simplePos x="0" y="0"/>
                <wp:positionH relativeFrom="page">
                  <wp:posOffset>2624327</wp:posOffset>
                </wp:positionH>
                <wp:positionV relativeFrom="paragraph">
                  <wp:posOffset>48226</wp:posOffset>
                </wp:positionV>
                <wp:extent cx="427799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7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7995" h="7620">
                              <a:moveTo>
                                <a:pt x="427786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277868" y="0"/>
                              </a:lnTo>
                              <a:lnTo>
                                <a:pt x="427786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DB62" id="Graphic 3" o:spid="_x0000_s1026" style="position:absolute;margin-left:206.65pt;margin-top:3.8pt;width:336.8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7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" path="m4277868,7620l,7620,,,4277868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B" w14:textId="77777777" w:rsidR="00E439BC" w:rsidRDefault="00E439BC">
      <w:pPr>
        <w:pStyle w:val="BodyText"/>
        <w:rPr>
          <w:rFonts w:ascii="Arial"/>
          <w:sz w:val="20"/>
        </w:rPr>
      </w:pPr>
    </w:p>
    <w:p w14:paraId="4EDED47C" w14:textId="77777777" w:rsidR="00E439BC" w:rsidRDefault="008633EA">
      <w:pPr>
        <w:pStyle w:val="BodyText"/>
        <w:spacing w:before="82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DED4BA" wp14:editId="4EDED4BB">
                <wp:simplePos x="0" y="0"/>
                <wp:positionH relativeFrom="page">
                  <wp:posOffset>1408176</wp:posOffset>
                </wp:positionH>
                <wp:positionV relativeFrom="paragraph">
                  <wp:posOffset>213626</wp:posOffset>
                </wp:positionV>
                <wp:extent cx="549910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9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 h="7620">
                              <a:moveTo>
                                <a:pt x="54985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498592" y="0"/>
                              </a:lnTo>
                              <a:lnTo>
                                <a:pt x="54985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650B" id="Graphic 4" o:spid="_x0000_s1026" style="position:absolute;margin-left:110.9pt;margin-top:16.8pt;width:433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9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" path="m5498592,7620l,7620,,,5498592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D" w14:textId="77777777" w:rsidR="00E439BC" w:rsidRDefault="00E439BC">
      <w:pPr>
        <w:pStyle w:val="BodyText"/>
        <w:rPr>
          <w:rFonts w:ascii="Arial"/>
          <w:sz w:val="17"/>
        </w:rPr>
      </w:pPr>
    </w:p>
    <w:p w14:paraId="4EDED47E" w14:textId="77777777" w:rsidR="00E439BC" w:rsidRDefault="00E439BC">
      <w:pPr>
        <w:pStyle w:val="BodyText"/>
        <w:rPr>
          <w:rFonts w:ascii="Arial"/>
          <w:sz w:val="17"/>
        </w:rPr>
      </w:pPr>
    </w:p>
    <w:p w14:paraId="4EDED47F" w14:textId="77777777" w:rsidR="00E439BC" w:rsidRDefault="00E439BC">
      <w:pPr>
        <w:pStyle w:val="BodyText"/>
        <w:spacing w:before="193"/>
        <w:rPr>
          <w:rFonts w:ascii="Arial"/>
          <w:sz w:val="17"/>
        </w:rPr>
      </w:pPr>
    </w:p>
    <w:p w14:paraId="4EDED480" w14:textId="77777777" w:rsidR="00E439BC" w:rsidRDefault="008633EA">
      <w:pPr>
        <w:spacing w:before="1"/>
        <w:ind w:left="559"/>
        <w:jc w:val="center"/>
        <w:rPr>
          <w:sz w:val="23"/>
        </w:rPr>
      </w:pPr>
      <w:r>
        <w:rPr>
          <w:color w:val="0C0C0C"/>
          <w:w w:val="105"/>
          <w:sz w:val="23"/>
        </w:rPr>
        <w:t>[Signature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page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follows.]</w:t>
      </w:r>
    </w:p>
    <w:p w14:paraId="4EDED481" w14:textId="77777777" w:rsidR="00E439BC" w:rsidRDefault="00E439BC">
      <w:pPr>
        <w:jc w:val="center"/>
        <w:rPr>
          <w:sz w:val="23"/>
        </w:rPr>
        <w:sectPr w:rsidR="00E439BC">
          <w:pgSz w:w="12240" w:h="15840"/>
          <w:pgMar w:top="960" w:right="1180" w:bottom="280" w:left="1260" w:header="149" w:footer="0" w:gutter="0"/>
          <w:cols w:space="720"/>
        </w:sectPr>
      </w:pPr>
    </w:p>
    <w:p w14:paraId="4EDED482" w14:textId="77777777" w:rsidR="00E439BC" w:rsidRDefault="008633EA">
      <w:pPr>
        <w:pStyle w:val="BodyText"/>
        <w:spacing w:before="115"/>
        <w:ind w:left="304"/>
        <w:jc w:val="center"/>
      </w:pPr>
      <w:r>
        <w:lastRenderedPageBreak/>
        <w:t>IN</w:t>
      </w:r>
      <w:r>
        <w:rPr>
          <w:spacing w:val="-6"/>
        </w:rPr>
        <w:t xml:space="preserve"> </w:t>
      </w:r>
      <w:r>
        <w:t>WITNESS</w:t>
      </w:r>
      <w:r>
        <w:rPr>
          <w:spacing w:val="-7"/>
        </w:rPr>
        <w:t xml:space="preserve"> </w:t>
      </w:r>
      <w:r>
        <w:t>WHEREOF,</w:t>
      </w:r>
      <w:r>
        <w:rPr>
          <w:spacing w:val="-1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hereunto</w:t>
      </w:r>
      <w:r>
        <w:rPr>
          <w:spacing w:val="-3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 w14:paraId="4EDED483" w14:textId="77777777" w:rsidR="00E439BC" w:rsidRDefault="00E439BC">
      <w:pPr>
        <w:pStyle w:val="BodyText"/>
      </w:pPr>
    </w:p>
    <w:p w14:paraId="4EDED484" w14:textId="77777777" w:rsidR="00E439BC" w:rsidRDefault="00E439BC">
      <w:pPr>
        <w:pStyle w:val="BodyText"/>
        <w:spacing w:before="147"/>
      </w:pPr>
    </w:p>
    <w:p w14:paraId="4EDED486" w14:textId="7D0676D9" w:rsidR="00E439BC" w:rsidRDefault="0080180B">
      <w:pPr>
        <w:pStyle w:val="BodyText"/>
        <w:spacing w:before="41"/>
        <w:rPr>
          <w:b/>
        </w:rPr>
      </w:pPr>
      <w:r>
        <w:rPr>
          <w:b/>
        </w:rPr>
        <w:t>XXX</w:t>
      </w:r>
    </w:p>
    <w:p w14:paraId="2D6C8BFA" w14:textId="77777777" w:rsidR="0080180B" w:rsidRDefault="0080180B">
      <w:pPr>
        <w:pStyle w:val="BodyText"/>
        <w:spacing w:before="41"/>
        <w:rPr>
          <w:b/>
        </w:rPr>
      </w:pPr>
    </w:p>
    <w:p w14:paraId="4EDED487" w14:textId="36A327C1" w:rsidR="00E439BC" w:rsidRDefault="008633EA">
      <w:pPr>
        <w:pStyle w:val="BodyText"/>
        <w:ind w:left="118"/>
      </w:pPr>
      <w:r>
        <w:rPr>
          <w:spacing w:val="-2"/>
        </w:rPr>
        <w:t>Signature:</w:t>
      </w:r>
    </w:p>
    <w:p w14:paraId="4EDED488" w14:textId="77777777" w:rsidR="00E439BC" w:rsidRDefault="00E439BC">
      <w:pPr>
        <w:pStyle w:val="BodyText"/>
        <w:spacing w:before="7"/>
        <w:rPr>
          <w:sz w:val="16"/>
        </w:rPr>
      </w:pPr>
    </w:p>
    <w:p w14:paraId="4EDED489" w14:textId="77777777" w:rsidR="00E439BC" w:rsidRDefault="00E439BC">
      <w:pPr>
        <w:rPr>
          <w:sz w:val="16"/>
        </w:rPr>
        <w:sectPr w:rsidR="00E439BC">
          <w:pgSz w:w="12240" w:h="15840"/>
          <w:pgMar w:top="960" w:right="1180" w:bottom="0" w:left="1260" w:header="149" w:footer="0" w:gutter="0"/>
          <w:cols w:space="720"/>
        </w:sectPr>
      </w:pPr>
    </w:p>
    <w:p w14:paraId="4EDED48A" w14:textId="388974DC" w:rsidR="00E439BC" w:rsidRDefault="008633EA">
      <w:pPr>
        <w:pStyle w:val="BodyText"/>
        <w:spacing w:before="125" w:line="516" w:lineRule="auto"/>
        <w:ind w:left="113" w:firstLine="4"/>
      </w:pPr>
      <w:r>
        <w:rPr>
          <w:spacing w:val="-6"/>
        </w:rPr>
        <w:t xml:space="preserve">Name: </w:t>
      </w:r>
      <w:r>
        <w:rPr>
          <w:spacing w:val="-2"/>
        </w:rPr>
        <w:t>Title:</w:t>
      </w:r>
      <w:ins w:id="135" w:author="Geneve DuBois" w:date="2025-01-28T23:22:00Z" w16du:dateUtc="2025-01-29T04:22:00Z">
        <w:r w:rsidR="00994F2D">
          <w:rPr>
            <w:spacing w:val="-2"/>
          </w:rPr>
          <w:t xml:space="preserve"> </w:t>
        </w:r>
      </w:ins>
    </w:p>
    <w:p w14:paraId="4EDED48C" w14:textId="599F3063" w:rsidR="00E439BC" w:rsidRDefault="008633EA" w:rsidP="0080180B">
      <w:pPr>
        <w:spacing w:before="15"/>
        <w:rPr>
          <w:rFonts w:ascii="Lucida Console"/>
          <w:sz w:val="17"/>
        </w:rPr>
      </w:pPr>
      <w:r>
        <w:br w:type="column"/>
      </w:r>
      <w:r w:rsidR="0080180B">
        <w:rPr>
          <w:rFonts w:ascii="Lucida Console"/>
          <w:w w:val="105"/>
          <w:sz w:val="17"/>
        </w:rPr>
        <w:t>XXX</w:t>
      </w:r>
    </w:p>
    <w:p w14:paraId="4EDED48D" w14:textId="77777777" w:rsidR="00E439BC" w:rsidRDefault="00E439BC">
      <w:pPr>
        <w:rPr>
          <w:rFonts w:ascii="Lucida Console"/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43" w:space="79"/>
            <w:col w:w="8978"/>
          </w:cols>
        </w:sectPr>
      </w:pPr>
    </w:p>
    <w:p w14:paraId="4EDED48F" w14:textId="11939DCD" w:rsidR="00E439BC" w:rsidRDefault="008633EA" w:rsidP="0080180B">
      <w:pPr>
        <w:pStyle w:val="Heading1"/>
        <w:spacing w:before="177"/>
        <w:ind w:left="194"/>
        <w:rPr>
          <w:b w:val="0"/>
        </w:rPr>
      </w:pPr>
      <w:r>
        <w:t>Company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ins w:id="136" w:author="Geneve DuBois" w:date="2025-01-28T23:24:00Z" w16du:dateUtc="2025-01-29T04:24:00Z">
        <w:r w:rsidR="00BC503A">
          <w:rPr>
            <w:spacing w:val="-2"/>
          </w:rPr>
          <w:t xml:space="preserve"> </w:t>
        </w:r>
      </w:ins>
      <w:r w:rsidR="0080180B">
        <w:rPr>
          <w:spacing w:val="-2"/>
        </w:rPr>
        <w:t>XXXX</w:t>
      </w:r>
    </w:p>
    <w:p w14:paraId="4EDED490" w14:textId="77777777" w:rsidR="00E439BC" w:rsidRDefault="008633EA">
      <w:pPr>
        <w:pStyle w:val="BodyText"/>
        <w:ind w:left="128"/>
      </w:pPr>
      <w:r>
        <w:rPr>
          <w:spacing w:val="-2"/>
        </w:rPr>
        <w:t>Signature:</w:t>
      </w:r>
    </w:p>
    <w:p w14:paraId="4EDED491" w14:textId="77777777" w:rsidR="00E439BC" w:rsidRDefault="00E439BC">
      <w:pPr>
        <w:pStyle w:val="BodyText"/>
        <w:rPr>
          <w:sz w:val="17"/>
        </w:rPr>
      </w:pPr>
    </w:p>
    <w:p w14:paraId="4EDED492" w14:textId="77777777" w:rsidR="00E439BC" w:rsidRDefault="00E439BC">
      <w:pPr>
        <w:rPr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space="720"/>
        </w:sectPr>
      </w:pPr>
    </w:p>
    <w:p w14:paraId="4EDED493" w14:textId="77777777" w:rsidR="00E439BC" w:rsidRDefault="008633EA">
      <w:pPr>
        <w:pStyle w:val="BodyText"/>
        <w:spacing w:before="126" w:line="518" w:lineRule="auto"/>
        <w:ind w:left="123" w:firstLine="7"/>
      </w:pPr>
      <w:r>
        <w:rPr>
          <w:spacing w:val="-2"/>
        </w:rPr>
        <w:t xml:space="preserve">Name: Title: </w:t>
      </w:r>
      <w:r>
        <w:rPr>
          <w:spacing w:val="-4"/>
        </w:rPr>
        <w:t xml:space="preserve">Phone: </w:t>
      </w:r>
      <w:r>
        <w:rPr>
          <w:spacing w:val="-2"/>
        </w:rPr>
        <w:t>Date:</w:t>
      </w:r>
    </w:p>
    <w:p w14:paraId="4EDED494" w14:textId="445FECFC" w:rsidR="00E439BC" w:rsidRDefault="008633EA">
      <w:pPr>
        <w:spacing w:before="184"/>
        <w:ind w:left="155"/>
        <w:rPr>
          <w:rFonts w:ascii="Arial"/>
          <w:sz w:val="18"/>
        </w:rPr>
      </w:pPr>
      <w:r>
        <w:br w:type="column"/>
      </w:r>
    </w:p>
    <w:p w14:paraId="4EDED495" w14:textId="77777777" w:rsidR="00E439BC" w:rsidRDefault="00E439BC">
      <w:pPr>
        <w:pStyle w:val="BodyText"/>
        <w:rPr>
          <w:rFonts w:ascii="Arial"/>
          <w:sz w:val="18"/>
        </w:rPr>
      </w:pPr>
    </w:p>
    <w:p w14:paraId="4EDED496" w14:textId="77777777" w:rsidR="00E439BC" w:rsidRDefault="00E439BC">
      <w:pPr>
        <w:pStyle w:val="BodyText"/>
        <w:rPr>
          <w:rFonts w:ascii="Arial"/>
          <w:sz w:val="18"/>
        </w:rPr>
      </w:pPr>
    </w:p>
    <w:p w14:paraId="4EDED497" w14:textId="77777777" w:rsidR="00E439BC" w:rsidRDefault="00E439BC">
      <w:pPr>
        <w:pStyle w:val="BodyText"/>
        <w:rPr>
          <w:rFonts w:ascii="Arial"/>
          <w:sz w:val="18"/>
        </w:rPr>
      </w:pPr>
    </w:p>
    <w:p w14:paraId="4EDED498" w14:textId="77777777" w:rsidR="00E439BC" w:rsidRDefault="00E439BC">
      <w:pPr>
        <w:pStyle w:val="BodyText"/>
        <w:spacing w:before="152"/>
        <w:rPr>
          <w:rFonts w:ascii="Arial"/>
          <w:sz w:val="18"/>
        </w:rPr>
      </w:pPr>
    </w:p>
    <w:p w14:paraId="4EDED49A" w14:textId="77777777" w:rsidR="00E439BC" w:rsidRDefault="00E439BC">
      <w:pPr>
        <w:rPr>
          <w:rFonts w:ascii="Arial"/>
          <w:sz w:val="18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76" w:space="52"/>
            <w:col w:w="8972"/>
          </w:cols>
        </w:sectPr>
      </w:pPr>
    </w:p>
    <w:p w14:paraId="4EDED49B" w14:textId="77777777" w:rsidR="00E439BC" w:rsidRDefault="00E439BC">
      <w:pPr>
        <w:pStyle w:val="BodyText"/>
        <w:rPr>
          <w:rFonts w:ascii="Arial"/>
        </w:rPr>
      </w:pPr>
    </w:p>
    <w:p w14:paraId="4EDED49C" w14:textId="77777777" w:rsidR="00E439BC" w:rsidRDefault="00E439BC">
      <w:pPr>
        <w:pStyle w:val="BodyText"/>
        <w:rPr>
          <w:rFonts w:ascii="Arial"/>
        </w:rPr>
      </w:pPr>
    </w:p>
    <w:p w14:paraId="4EDED49D" w14:textId="77777777" w:rsidR="00E439BC" w:rsidRDefault="00E439BC">
      <w:pPr>
        <w:pStyle w:val="BodyText"/>
        <w:rPr>
          <w:rFonts w:ascii="Arial"/>
        </w:rPr>
      </w:pPr>
    </w:p>
    <w:p w14:paraId="4EDED49E" w14:textId="77777777" w:rsidR="00E439BC" w:rsidRDefault="00E439BC">
      <w:pPr>
        <w:pStyle w:val="BodyText"/>
        <w:rPr>
          <w:rFonts w:ascii="Arial"/>
        </w:rPr>
      </w:pPr>
    </w:p>
    <w:p w14:paraId="4EDED49F" w14:textId="77777777" w:rsidR="00E439BC" w:rsidRDefault="00E439BC">
      <w:pPr>
        <w:pStyle w:val="BodyText"/>
        <w:rPr>
          <w:rFonts w:ascii="Arial"/>
        </w:rPr>
      </w:pPr>
    </w:p>
    <w:p w14:paraId="4EDED4A0" w14:textId="77777777" w:rsidR="00E439BC" w:rsidRDefault="00E439BC">
      <w:pPr>
        <w:pStyle w:val="BodyText"/>
        <w:rPr>
          <w:rFonts w:ascii="Arial"/>
        </w:rPr>
      </w:pPr>
    </w:p>
    <w:p w14:paraId="4EDED4A1" w14:textId="77777777" w:rsidR="00E439BC" w:rsidRDefault="00E439BC">
      <w:pPr>
        <w:pStyle w:val="BodyText"/>
        <w:rPr>
          <w:rFonts w:ascii="Arial"/>
        </w:rPr>
      </w:pPr>
    </w:p>
    <w:p w14:paraId="4EDED4A2" w14:textId="77777777" w:rsidR="00E439BC" w:rsidRDefault="00E439BC">
      <w:pPr>
        <w:pStyle w:val="BodyText"/>
        <w:rPr>
          <w:rFonts w:ascii="Arial"/>
        </w:rPr>
      </w:pPr>
    </w:p>
    <w:p w14:paraId="4EDED4A3" w14:textId="77777777" w:rsidR="00E439BC" w:rsidRDefault="00E439BC">
      <w:pPr>
        <w:pStyle w:val="BodyText"/>
        <w:rPr>
          <w:rFonts w:ascii="Arial"/>
        </w:rPr>
      </w:pPr>
    </w:p>
    <w:p w14:paraId="4EDED4A4" w14:textId="77777777" w:rsidR="00E439BC" w:rsidRDefault="00E439BC">
      <w:pPr>
        <w:pStyle w:val="BodyText"/>
        <w:rPr>
          <w:rFonts w:ascii="Arial"/>
        </w:rPr>
      </w:pPr>
    </w:p>
    <w:p w14:paraId="4EDED4A5" w14:textId="77777777" w:rsidR="00E439BC" w:rsidRDefault="00E439BC">
      <w:pPr>
        <w:pStyle w:val="BodyText"/>
        <w:rPr>
          <w:rFonts w:ascii="Arial"/>
        </w:rPr>
      </w:pPr>
    </w:p>
    <w:p w14:paraId="4EDED4A6" w14:textId="77777777" w:rsidR="00E439BC" w:rsidRDefault="00E439BC">
      <w:pPr>
        <w:pStyle w:val="BodyText"/>
        <w:rPr>
          <w:rFonts w:ascii="Arial"/>
        </w:rPr>
      </w:pPr>
    </w:p>
    <w:p w14:paraId="4EDED4A7" w14:textId="77777777" w:rsidR="00E439BC" w:rsidRDefault="00E439BC">
      <w:pPr>
        <w:pStyle w:val="BodyText"/>
        <w:rPr>
          <w:rFonts w:ascii="Arial"/>
        </w:rPr>
      </w:pPr>
    </w:p>
    <w:p w14:paraId="4EDED4A8" w14:textId="77777777" w:rsidR="00E439BC" w:rsidRDefault="00E439BC">
      <w:pPr>
        <w:pStyle w:val="BodyText"/>
        <w:rPr>
          <w:rFonts w:ascii="Arial"/>
        </w:rPr>
      </w:pPr>
    </w:p>
    <w:p w14:paraId="4EDED4A9" w14:textId="77777777" w:rsidR="00E439BC" w:rsidRDefault="00E439BC">
      <w:pPr>
        <w:pStyle w:val="BodyText"/>
        <w:rPr>
          <w:rFonts w:ascii="Arial"/>
        </w:rPr>
      </w:pPr>
    </w:p>
    <w:p w14:paraId="4EDED4AA" w14:textId="77777777" w:rsidR="00E439BC" w:rsidRDefault="00E439BC">
      <w:pPr>
        <w:pStyle w:val="BodyText"/>
        <w:rPr>
          <w:rFonts w:ascii="Arial"/>
        </w:rPr>
      </w:pPr>
    </w:p>
    <w:p w14:paraId="4EDED4AB" w14:textId="77777777" w:rsidR="00E439BC" w:rsidRDefault="00E439BC">
      <w:pPr>
        <w:pStyle w:val="BodyText"/>
        <w:rPr>
          <w:rFonts w:ascii="Arial"/>
        </w:rPr>
      </w:pPr>
    </w:p>
    <w:p w14:paraId="4EDED4AC" w14:textId="77777777" w:rsidR="00E439BC" w:rsidRDefault="00E439BC">
      <w:pPr>
        <w:pStyle w:val="BodyText"/>
        <w:rPr>
          <w:rFonts w:ascii="Arial"/>
        </w:rPr>
      </w:pPr>
    </w:p>
    <w:p w14:paraId="4EDED4AD" w14:textId="77777777" w:rsidR="00E439BC" w:rsidRDefault="00E439BC">
      <w:pPr>
        <w:pStyle w:val="BodyText"/>
        <w:rPr>
          <w:rFonts w:ascii="Arial"/>
        </w:rPr>
      </w:pPr>
    </w:p>
    <w:p w14:paraId="4EDED4AE" w14:textId="77777777" w:rsidR="00E439BC" w:rsidRDefault="00E439BC">
      <w:pPr>
        <w:pStyle w:val="BodyText"/>
        <w:rPr>
          <w:rFonts w:ascii="Arial"/>
        </w:rPr>
      </w:pPr>
    </w:p>
    <w:p w14:paraId="4EDED4AF" w14:textId="77777777" w:rsidR="00E439BC" w:rsidRDefault="00E439BC">
      <w:pPr>
        <w:pStyle w:val="BodyText"/>
        <w:rPr>
          <w:rFonts w:ascii="Arial"/>
        </w:rPr>
      </w:pPr>
    </w:p>
    <w:p w14:paraId="4EDED4B0" w14:textId="77777777" w:rsidR="00E439BC" w:rsidRDefault="00E439BC">
      <w:pPr>
        <w:pStyle w:val="BodyText"/>
        <w:rPr>
          <w:rFonts w:ascii="Arial"/>
        </w:rPr>
      </w:pPr>
    </w:p>
    <w:p w14:paraId="4EDED4B1" w14:textId="77777777" w:rsidR="00E439BC" w:rsidRDefault="00E439BC">
      <w:pPr>
        <w:pStyle w:val="BodyText"/>
        <w:rPr>
          <w:rFonts w:ascii="Arial"/>
        </w:rPr>
      </w:pPr>
    </w:p>
    <w:p w14:paraId="4EDED4B2" w14:textId="77777777" w:rsidR="00E439BC" w:rsidRDefault="00E439BC">
      <w:pPr>
        <w:pStyle w:val="BodyText"/>
        <w:rPr>
          <w:rFonts w:ascii="Arial"/>
        </w:rPr>
      </w:pPr>
    </w:p>
    <w:p w14:paraId="4EDED4B3" w14:textId="77777777" w:rsidR="00E439BC" w:rsidRDefault="00E439BC">
      <w:pPr>
        <w:pStyle w:val="BodyText"/>
        <w:rPr>
          <w:rFonts w:ascii="Arial"/>
        </w:rPr>
      </w:pPr>
    </w:p>
    <w:p w14:paraId="4EDED4B4" w14:textId="77777777" w:rsidR="00E439BC" w:rsidRDefault="00E439BC">
      <w:pPr>
        <w:pStyle w:val="BodyText"/>
        <w:spacing w:before="81"/>
        <w:rPr>
          <w:rFonts w:ascii="Arial"/>
        </w:rPr>
      </w:pPr>
    </w:p>
    <w:p w14:paraId="4EDED4B5" w14:textId="77777777" w:rsidR="00E439BC" w:rsidRDefault="008633EA">
      <w:pPr>
        <w:pStyle w:val="BodyText"/>
        <w:spacing w:before="1"/>
        <w:ind w:left="455"/>
        <w:jc w:val="center"/>
      </w:pPr>
      <w:r>
        <w:rPr>
          <w:spacing w:val="-10"/>
        </w:rPr>
        <w:t>2</w:t>
      </w:r>
    </w:p>
    <w:sectPr w:rsidR="00E439BC">
      <w:type w:val="continuous"/>
      <w:pgSz w:w="12240" w:h="15840"/>
      <w:pgMar w:top="960" w:right="1180" w:bottom="280" w:left="1260" w:header="1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A6B7" w14:textId="77777777" w:rsidR="00152E21" w:rsidRDefault="00152E21">
      <w:r>
        <w:separator/>
      </w:r>
    </w:p>
  </w:endnote>
  <w:endnote w:type="continuationSeparator" w:id="0">
    <w:p w14:paraId="64987AE0" w14:textId="77777777" w:rsidR="00152E21" w:rsidRDefault="0015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27784" w14:textId="77777777" w:rsidR="00152E21" w:rsidRDefault="00152E21">
      <w:r>
        <w:separator/>
      </w:r>
    </w:p>
  </w:footnote>
  <w:footnote w:type="continuationSeparator" w:id="0">
    <w:p w14:paraId="0930EB4C" w14:textId="77777777" w:rsidR="00152E21" w:rsidRDefault="00152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D4BE" w14:textId="720976D6" w:rsidR="00E439BC" w:rsidRDefault="008633EA">
    <w:pPr>
      <w:pStyle w:val="BodyText"/>
      <w:spacing w:line="14" w:lineRule="auto"/>
      <w:rPr>
        <w:sz w:val="20"/>
      </w:rPr>
    </w:pPr>
    <w:del w:id="90" w:author="Geneve DuBois" w:date="2025-01-28T23:01:00Z" w16du:dateUtc="2025-01-29T04:01:00Z">
      <w:r w:rsidDel="00812DEE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EDED4BF" wp14:editId="19FB89E6">
                <wp:simplePos x="0" y="0"/>
                <wp:positionH relativeFrom="page">
                  <wp:posOffset>202807</wp:posOffset>
                </wp:positionH>
                <wp:positionV relativeFrom="page">
                  <wp:posOffset>102395</wp:posOffset>
                </wp:positionV>
                <wp:extent cx="3159125" cy="13208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912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ED4C1" w14:textId="708D7CBE" w:rsidR="00E439BC" w:rsidRDefault="00E439BC">
                            <w:pPr>
                              <w:spacing w:before="15"/>
                              <w:rPr>
                                <w:rFonts w:ascii="Arial"/>
                                <w:sz w:val="15"/>
                              </w:rPr>
                              <w:pPrChange w:id="91" w:author="Geneve DuBois" w:date="2025-01-28T23:02:00Z" w16du:dateUtc="2025-01-29T04:02:00Z">
                                <w:pPr>
                                  <w:spacing w:before="15"/>
                                  <w:ind w:left="20"/>
                                </w:pPr>
                              </w:pPrChange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ED4B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5.95pt;margin-top:8.05pt;width:248.75pt;height:10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" filled="f" stroked="f">
                <v:textbox inset="0,0,0,0">
                  <w:txbxContent>
                    <w:p w14:paraId="4EDED4C1" w14:textId="708D7CBE" w:rsidR="00E439BC" w:rsidRDefault="00E439BC">
                      <w:pPr>
                        <w:spacing w:before="15"/>
                        <w:rPr>
                          <w:rFonts w:ascii="Arial"/>
                          <w:sz w:val="15"/>
                        </w:rPr>
                        <w:pPrChange w:id="92" w:author="Geneve DuBois" w:date="2025-01-28T23:02:00Z" w16du:dateUtc="2025-01-29T04:02:00Z">
                          <w:pPr>
                            <w:spacing w:before="15"/>
                            <w:ind w:left="20"/>
                          </w:pPr>
                        </w:pPrChange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44EE"/>
    <w:multiLevelType w:val="hybridMultilevel"/>
    <w:tmpl w:val="46966EEC"/>
    <w:lvl w:ilvl="0" w:tplc="DB248826">
      <w:start w:val="2"/>
      <w:numFmt w:val="decimal"/>
      <w:lvlText w:val="%1."/>
      <w:lvlJc w:val="left"/>
      <w:pPr>
        <w:ind w:left="182" w:hanging="253"/>
      </w:pPr>
      <w:rPr>
        <w:rFonts w:hint="default"/>
        <w:spacing w:val="0"/>
        <w:w w:val="101"/>
        <w:lang w:val="en-US" w:eastAsia="en-US" w:bidi="ar-SA"/>
      </w:rPr>
    </w:lvl>
    <w:lvl w:ilvl="1" w:tplc="B4D6F462">
      <w:start w:val="1"/>
      <w:numFmt w:val="lowerLetter"/>
      <w:lvlText w:val="%2."/>
      <w:lvlJc w:val="left"/>
      <w:pPr>
        <w:ind w:left="1627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2" w:tplc="177067D2">
      <w:numFmt w:val="bullet"/>
      <w:lvlText w:val="•"/>
      <w:lvlJc w:val="left"/>
      <w:pPr>
        <w:ind w:left="2528" w:hanging="228"/>
      </w:pPr>
      <w:rPr>
        <w:rFonts w:hint="default"/>
        <w:lang w:val="en-US" w:eastAsia="en-US" w:bidi="ar-SA"/>
      </w:rPr>
    </w:lvl>
    <w:lvl w:ilvl="3" w:tplc="69348080">
      <w:numFmt w:val="bullet"/>
      <w:lvlText w:val="•"/>
      <w:lvlJc w:val="left"/>
      <w:pPr>
        <w:ind w:left="3437" w:hanging="228"/>
      </w:pPr>
      <w:rPr>
        <w:rFonts w:hint="default"/>
        <w:lang w:val="en-US" w:eastAsia="en-US" w:bidi="ar-SA"/>
      </w:rPr>
    </w:lvl>
    <w:lvl w:ilvl="4" w:tplc="190C5316">
      <w:numFmt w:val="bullet"/>
      <w:lvlText w:val="•"/>
      <w:lvlJc w:val="left"/>
      <w:pPr>
        <w:ind w:left="4346" w:hanging="228"/>
      </w:pPr>
      <w:rPr>
        <w:rFonts w:hint="default"/>
        <w:lang w:val="en-US" w:eastAsia="en-US" w:bidi="ar-SA"/>
      </w:rPr>
    </w:lvl>
    <w:lvl w:ilvl="5" w:tplc="0C0EC54C">
      <w:numFmt w:val="bullet"/>
      <w:lvlText w:val="•"/>
      <w:lvlJc w:val="left"/>
      <w:pPr>
        <w:ind w:left="5255" w:hanging="228"/>
      </w:pPr>
      <w:rPr>
        <w:rFonts w:hint="default"/>
        <w:lang w:val="en-US" w:eastAsia="en-US" w:bidi="ar-SA"/>
      </w:rPr>
    </w:lvl>
    <w:lvl w:ilvl="6" w:tplc="8822EED4">
      <w:numFmt w:val="bullet"/>
      <w:lvlText w:val="•"/>
      <w:lvlJc w:val="left"/>
      <w:pPr>
        <w:ind w:left="6164" w:hanging="228"/>
      </w:pPr>
      <w:rPr>
        <w:rFonts w:hint="default"/>
        <w:lang w:val="en-US" w:eastAsia="en-US" w:bidi="ar-SA"/>
      </w:rPr>
    </w:lvl>
    <w:lvl w:ilvl="7" w:tplc="BF2EE36C">
      <w:numFmt w:val="bullet"/>
      <w:lvlText w:val="•"/>
      <w:lvlJc w:val="left"/>
      <w:pPr>
        <w:ind w:left="7073" w:hanging="228"/>
      </w:pPr>
      <w:rPr>
        <w:rFonts w:hint="default"/>
        <w:lang w:val="en-US" w:eastAsia="en-US" w:bidi="ar-SA"/>
      </w:rPr>
    </w:lvl>
    <w:lvl w:ilvl="8" w:tplc="2D6A977E">
      <w:numFmt w:val="bullet"/>
      <w:lvlText w:val="•"/>
      <w:lvlJc w:val="left"/>
      <w:pPr>
        <w:ind w:left="7982" w:hanging="228"/>
      </w:pPr>
      <w:rPr>
        <w:rFonts w:hint="default"/>
        <w:lang w:val="en-US" w:eastAsia="en-US" w:bidi="ar-SA"/>
      </w:rPr>
    </w:lvl>
  </w:abstractNum>
  <w:num w:numId="1" w16cid:durableId="18936854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neve DuBois">
    <w15:presenceInfo w15:providerId="AD" w15:userId="S::geneve@seedjura.com::0b20a72e-ff4a-46d0-a365-c38f6f67786a"/>
  </w15:person>
  <w15:person w15:author="SeedJura, PLLC">
    <w15:presenceInfo w15:providerId="AD" w15:userId="S::admin@seedjura.com::2b42b020-f702-4f27-8826-c7e514e52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BC"/>
    <w:rsid w:val="000D65FD"/>
    <w:rsid w:val="00141797"/>
    <w:rsid w:val="00152E21"/>
    <w:rsid w:val="001C3F5A"/>
    <w:rsid w:val="002B3CEE"/>
    <w:rsid w:val="003471C1"/>
    <w:rsid w:val="00376451"/>
    <w:rsid w:val="003B58F1"/>
    <w:rsid w:val="005859EF"/>
    <w:rsid w:val="00670548"/>
    <w:rsid w:val="00771489"/>
    <w:rsid w:val="007C1A51"/>
    <w:rsid w:val="007D36AA"/>
    <w:rsid w:val="0080180B"/>
    <w:rsid w:val="00812DEE"/>
    <w:rsid w:val="00821CE4"/>
    <w:rsid w:val="008633EA"/>
    <w:rsid w:val="008A393E"/>
    <w:rsid w:val="00994F2D"/>
    <w:rsid w:val="00996D69"/>
    <w:rsid w:val="009D3AE2"/>
    <w:rsid w:val="00A10487"/>
    <w:rsid w:val="00A366CA"/>
    <w:rsid w:val="00A62EDF"/>
    <w:rsid w:val="00A65E98"/>
    <w:rsid w:val="00AF7DCE"/>
    <w:rsid w:val="00B6244C"/>
    <w:rsid w:val="00BA23DF"/>
    <w:rsid w:val="00BC503A"/>
    <w:rsid w:val="00CD5DD3"/>
    <w:rsid w:val="00CD6D00"/>
    <w:rsid w:val="00CF2EF1"/>
    <w:rsid w:val="00D01419"/>
    <w:rsid w:val="00DF318F"/>
    <w:rsid w:val="00E301B7"/>
    <w:rsid w:val="00E439BC"/>
    <w:rsid w:val="00E76F56"/>
    <w:rsid w:val="00EE09C1"/>
    <w:rsid w:val="00EF63B3"/>
    <w:rsid w:val="00F15274"/>
    <w:rsid w:val="00FC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ED451"/>
  <w15:docId w15:val="{ED2D4D01-EDBA-437A-8A7A-D738999B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04" w:right="30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183" w:firstLine="724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812DEE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DE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DEE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76F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6134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763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Geneve DuBois</dc:creator>
  <cp:lastModifiedBy>SeedJura, PLLC</cp:lastModifiedBy>
  <cp:revision>6</cp:revision>
  <dcterms:created xsi:type="dcterms:W3CDTF">2025-01-29T04:24:00Z</dcterms:created>
  <dcterms:modified xsi:type="dcterms:W3CDTF">2026-02-27T19:14:00Z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2025-01-28T00:00:00Z</vt:filetime>
  </property>
  <property fmtid="{D5CDD505-2E9C-101B-9397-08002B2CF9AE}" pid="4" name="Producer">
    <vt:lpwstr>PDFKit.NET 12.2.52.0 DMV10</vt:lpwstr>
  </property>
</Properties>
</file>