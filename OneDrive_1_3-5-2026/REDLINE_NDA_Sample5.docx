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AE2E" w14:textId="77777777" w:rsidR="00E07B4A" w:rsidRPr="00194BA7" w:rsidRDefault="00E07B4A" w:rsidP="00E07B4A">
      <w:pPr>
        <w:autoSpaceDE w:val="0"/>
        <w:autoSpaceDN w:val="0"/>
        <w:adjustRightInd w:val="0"/>
        <w:jc w:val="center"/>
        <w:rPr>
          <w:b/>
          <w:bCs/>
          <w:sz w:val="23"/>
          <w:szCs w:val="23"/>
        </w:rPr>
      </w:pPr>
      <w:r w:rsidRPr="00194BA7">
        <w:rPr>
          <w:b/>
          <w:bCs/>
          <w:sz w:val="23"/>
          <w:szCs w:val="23"/>
          <w:u w:val="single"/>
        </w:rPr>
        <w:t>CONFIDENTIALITY AND NONDISCLOSURE AGREEMENT</w:t>
      </w:r>
    </w:p>
    <w:p w14:paraId="76EDE2CA" w14:textId="77777777" w:rsidR="00E07B4A" w:rsidRPr="00194BA7" w:rsidRDefault="00E07B4A" w:rsidP="00E07B4A">
      <w:pPr>
        <w:autoSpaceDE w:val="0"/>
        <w:autoSpaceDN w:val="0"/>
        <w:adjustRightInd w:val="0"/>
        <w:rPr>
          <w:sz w:val="23"/>
          <w:szCs w:val="23"/>
        </w:rPr>
      </w:pPr>
    </w:p>
    <w:p w14:paraId="1F22558C" w14:textId="0C17C97E" w:rsidR="00E07B4A" w:rsidRPr="00194BA7" w:rsidRDefault="00E07B4A" w:rsidP="00E07B4A">
      <w:pPr>
        <w:autoSpaceDE w:val="0"/>
        <w:autoSpaceDN w:val="0"/>
        <w:adjustRightInd w:val="0"/>
        <w:jc w:val="both"/>
        <w:rPr>
          <w:sz w:val="23"/>
          <w:szCs w:val="23"/>
        </w:rPr>
      </w:pPr>
      <w:r w:rsidRPr="00194BA7">
        <w:rPr>
          <w:sz w:val="23"/>
          <w:szCs w:val="23"/>
        </w:rPr>
        <w:tab/>
        <w:t xml:space="preserve">This CONFIDENTIALITY AND NONDISCLOSURE AGREEMENT (the </w:t>
      </w:r>
      <w:r w:rsidR="00F02D24" w:rsidRPr="00194BA7">
        <w:rPr>
          <w:sz w:val="23"/>
          <w:szCs w:val="23"/>
        </w:rPr>
        <w:t>“</w:t>
      </w:r>
      <w:r w:rsidRPr="00194BA7">
        <w:rPr>
          <w:sz w:val="23"/>
          <w:szCs w:val="23"/>
          <w:u w:val="single"/>
        </w:rPr>
        <w:t>Agreement</w:t>
      </w:r>
      <w:r w:rsidR="00F02D24" w:rsidRPr="00194BA7">
        <w:rPr>
          <w:sz w:val="23"/>
          <w:szCs w:val="23"/>
        </w:rPr>
        <w:t>”</w:t>
      </w:r>
      <w:r w:rsidRPr="00194BA7">
        <w:rPr>
          <w:sz w:val="23"/>
          <w:szCs w:val="23"/>
        </w:rPr>
        <w:t xml:space="preserve">) is made and entered into effective </w:t>
      </w:r>
      <w:r w:rsidR="006E0113" w:rsidRPr="00194BA7">
        <w:rPr>
          <w:sz w:val="23"/>
          <w:szCs w:val="23"/>
        </w:rPr>
        <w:t xml:space="preserve">as of </w:t>
      </w:r>
      <w:r w:rsidR="00C611C2">
        <w:rPr>
          <w:sz w:val="23"/>
          <w:szCs w:val="23"/>
        </w:rPr>
        <w:t xml:space="preserve"> </w:t>
      </w:r>
      <w:del w:id="0" w:author="SeedJura, PLLC" w:date="2025-12-18T00:06:00Z" w16du:dateUtc="2025-12-18T05:06:00Z">
        <w:r w:rsidR="00192F7F" w:rsidDel="00531100">
          <w:rPr>
            <w:sz w:val="23"/>
            <w:szCs w:val="23"/>
          </w:rPr>
          <w:delText>____________</w:delText>
        </w:r>
        <w:r w:rsidRPr="00194BA7" w:rsidDel="00531100">
          <w:rPr>
            <w:sz w:val="23"/>
            <w:szCs w:val="23"/>
          </w:rPr>
          <w:delText xml:space="preserve"> </w:delText>
        </w:r>
      </w:del>
      <w:ins w:id="1" w:author="SeedJura, PLLC" w:date="2025-12-18T00:06:00Z" w16du:dateUtc="2025-12-18T05:06:00Z">
        <w:r w:rsidR="00531100">
          <w:rPr>
            <w:sz w:val="23"/>
            <w:szCs w:val="23"/>
          </w:rPr>
          <w:t>December 1</w:t>
        </w:r>
      </w:ins>
      <w:ins w:id="2" w:author="SeedJura, PLLC" w:date="2025-12-18T00:07:00Z" w16du:dateUtc="2025-12-18T05:07:00Z">
        <w:r w:rsidR="00531100">
          <w:rPr>
            <w:sz w:val="23"/>
            <w:szCs w:val="23"/>
          </w:rPr>
          <w:t>8, 2025</w:t>
        </w:r>
      </w:ins>
      <w:ins w:id="3" w:author="SeedJura, PLLC" w:date="2025-12-18T00:06:00Z" w16du:dateUtc="2025-12-18T05:06:00Z">
        <w:r w:rsidR="00531100" w:rsidRPr="00194BA7">
          <w:rPr>
            <w:sz w:val="23"/>
            <w:szCs w:val="23"/>
          </w:rPr>
          <w:t xml:space="preserve"> </w:t>
        </w:r>
      </w:ins>
      <w:r w:rsidRPr="00194BA7">
        <w:rPr>
          <w:sz w:val="23"/>
          <w:szCs w:val="23"/>
        </w:rPr>
        <w:t xml:space="preserve">(the </w:t>
      </w:r>
      <w:r w:rsidR="00F02D24" w:rsidRPr="00194BA7">
        <w:rPr>
          <w:sz w:val="23"/>
          <w:szCs w:val="23"/>
        </w:rPr>
        <w:t>“</w:t>
      </w:r>
      <w:r w:rsidRPr="00194BA7">
        <w:rPr>
          <w:sz w:val="23"/>
          <w:szCs w:val="23"/>
          <w:u w:val="single"/>
        </w:rPr>
        <w:t>Effective Date</w:t>
      </w:r>
      <w:r w:rsidR="00F02D24" w:rsidRPr="00194BA7">
        <w:rPr>
          <w:sz w:val="23"/>
          <w:szCs w:val="23"/>
        </w:rPr>
        <w:t>”</w:t>
      </w:r>
      <w:r w:rsidRPr="00194BA7">
        <w:rPr>
          <w:sz w:val="23"/>
          <w:szCs w:val="23"/>
        </w:rPr>
        <w:t xml:space="preserve">), by and between </w:t>
      </w:r>
      <w:r w:rsidR="008323E0">
        <w:rPr>
          <w:sz w:val="23"/>
          <w:szCs w:val="23"/>
        </w:rPr>
        <w:t>XXXX</w:t>
      </w:r>
      <w:r w:rsidR="00194BA7" w:rsidRPr="00194BA7">
        <w:rPr>
          <w:sz w:val="23"/>
          <w:szCs w:val="23"/>
        </w:rPr>
        <w:t xml:space="preserve"> with its principal place of business being </w:t>
      </w:r>
      <w:r w:rsidR="008323E0">
        <w:rPr>
          <w:sz w:val="23"/>
          <w:szCs w:val="23"/>
        </w:rPr>
        <w:t>XXXX</w:t>
      </w:r>
      <w:r w:rsidR="00E178E3" w:rsidRPr="00194BA7">
        <w:rPr>
          <w:sz w:val="23"/>
          <w:szCs w:val="23"/>
        </w:rPr>
        <w:t xml:space="preserve"> </w:t>
      </w:r>
      <w:r w:rsidR="0006512A" w:rsidRPr="00194BA7">
        <w:rPr>
          <w:sz w:val="23"/>
          <w:szCs w:val="23"/>
        </w:rPr>
        <w:t>(</w:t>
      </w:r>
      <w:r w:rsidR="00F02D24" w:rsidRPr="00194BA7">
        <w:rPr>
          <w:sz w:val="23"/>
          <w:szCs w:val="23"/>
        </w:rPr>
        <w:t>“</w:t>
      </w:r>
      <w:r w:rsidRPr="00194BA7">
        <w:rPr>
          <w:sz w:val="23"/>
          <w:szCs w:val="23"/>
          <w:u w:val="single"/>
        </w:rPr>
        <w:t>Disclosing Party</w:t>
      </w:r>
      <w:r w:rsidR="00F02D24" w:rsidRPr="00194BA7">
        <w:rPr>
          <w:sz w:val="23"/>
          <w:szCs w:val="23"/>
        </w:rPr>
        <w:t>”</w:t>
      </w:r>
      <w:r w:rsidRPr="00194BA7">
        <w:rPr>
          <w:sz w:val="23"/>
          <w:szCs w:val="23"/>
        </w:rPr>
        <w:t>) and</w:t>
      </w:r>
      <w:r w:rsidR="00377C37" w:rsidRPr="00194BA7">
        <w:rPr>
          <w:sz w:val="23"/>
          <w:szCs w:val="23"/>
        </w:rPr>
        <w:t xml:space="preserve"> </w:t>
      </w:r>
      <w:del w:id="4" w:author="SeedJura, PLLC" w:date="2025-12-18T00:07:00Z" w16du:dateUtc="2025-12-18T05:07:00Z">
        <w:r w:rsidR="003141A3" w:rsidDel="00531100">
          <w:rPr>
            <w:sz w:val="23"/>
            <w:szCs w:val="23"/>
          </w:rPr>
          <w:delText>___________________,</w:delText>
        </w:r>
        <w:r w:rsidR="00E178E3" w:rsidRPr="00194BA7" w:rsidDel="00531100">
          <w:rPr>
            <w:sz w:val="23"/>
            <w:szCs w:val="23"/>
          </w:rPr>
          <w:delText xml:space="preserve"> </w:delText>
        </w:r>
      </w:del>
      <w:r w:rsidR="008323E0">
        <w:rPr>
          <w:sz w:val="23"/>
          <w:szCs w:val="23"/>
        </w:rPr>
        <w:t>XXXXX</w:t>
      </w:r>
      <w:ins w:id="5" w:author="SeedJura, PLLC" w:date="2025-12-18T00:07:00Z" w16du:dateUtc="2025-12-18T05:07:00Z">
        <w:r w:rsidR="00531100">
          <w:rPr>
            <w:sz w:val="23"/>
            <w:szCs w:val="23"/>
          </w:rPr>
          <w:t>,</w:t>
        </w:r>
        <w:r w:rsidR="00531100" w:rsidRPr="00194BA7">
          <w:rPr>
            <w:sz w:val="23"/>
            <w:szCs w:val="23"/>
          </w:rPr>
          <w:t xml:space="preserve"> </w:t>
        </w:r>
      </w:ins>
      <w:r w:rsidR="00E178E3" w:rsidRPr="00194BA7">
        <w:rPr>
          <w:sz w:val="23"/>
          <w:szCs w:val="23"/>
        </w:rPr>
        <w:t xml:space="preserve">a </w:t>
      </w:r>
      <w:del w:id="6" w:author="SeedJura, PLLC" w:date="2025-12-18T00:07:00Z" w16du:dateUtc="2025-12-18T05:07:00Z">
        <w:r w:rsidR="003141A3" w:rsidDel="00531100">
          <w:rPr>
            <w:sz w:val="23"/>
            <w:szCs w:val="23"/>
          </w:rPr>
          <w:delText>___________________</w:delText>
        </w:r>
        <w:r w:rsidR="00E178E3" w:rsidRPr="00194BA7" w:rsidDel="00531100">
          <w:rPr>
            <w:sz w:val="23"/>
            <w:szCs w:val="23"/>
          </w:rPr>
          <w:delText xml:space="preserve"> </w:delText>
        </w:r>
      </w:del>
      <w:r w:rsidR="008323E0">
        <w:rPr>
          <w:sz w:val="23"/>
          <w:szCs w:val="23"/>
        </w:rPr>
        <w:t>XXXX</w:t>
      </w:r>
      <w:ins w:id="7" w:author="SeedJura, PLLC" w:date="2025-12-18T00:07:00Z" w16du:dateUtc="2025-12-18T05:07:00Z">
        <w:r w:rsidR="00531100">
          <w:rPr>
            <w:sz w:val="23"/>
            <w:szCs w:val="23"/>
          </w:rPr>
          <w:t xml:space="preserve"> limited liability company</w:t>
        </w:r>
        <w:r w:rsidR="00531100" w:rsidRPr="00194BA7">
          <w:rPr>
            <w:sz w:val="23"/>
            <w:szCs w:val="23"/>
          </w:rPr>
          <w:t xml:space="preserve"> </w:t>
        </w:r>
      </w:ins>
      <w:r w:rsidR="00194BA7" w:rsidRPr="00194BA7">
        <w:rPr>
          <w:sz w:val="23"/>
          <w:szCs w:val="23"/>
        </w:rPr>
        <w:t xml:space="preserve">with its principal place of business being </w:t>
      </w:r>
      <w:r w:rsidR="008323E0">
        <w:rPr>
          <w:sz w:val="23"/>
          <w:szCs w:val="23"/>
        </w:rPr>
        <w:t>XXXXX</w:t>
      </w:r>
      <w:ins w:id="8" w:author="SeedJura, PLLC" w:date="2025-12-18T00:07:00Z" w16du:dateUtc="2025-12-18T05:07:00Z">
        <w:r w:rsidR="00AB0392">
          <w:rPr>
            <w:sz w:val="23"/>
            <w:szCs w:val="23"/>
          </w:rPr>
          <w:t xml:space="preserve"> </w:t>
        </w:r>
      </w:ins>
      <w:del w:id="9" w:author="SeedJura, PLLC" w:date="2025-12-18T00:07:00Z" w16du:dateUtc="2025-12-18T05:07:00Z">
        <w:r w:rsidR="00B530A0" w:rsidDel="00AB0392">
          <w:rPr>
            <w:sz w:val="23"/>
            <w:szCs w:val="23"/>
          </w:rPr>
          <w:delText>_____________________________</w:delText>
        </w:r>
        <w:r w:rsidR="00C611C2" w:rsidDel="00AB0392">
          <w:rPr>
            <w:sz w:val="23"/>
            <w:szCs w:val="23"/>
          </w:rPr>
          <w:delText xml:space="preserve"> </w:delText>
        </w:r>
      </w:del>
      <w:r w:rsidRPr="00194BA7">
        <w:rPr>
          <w:sz w:val="23"/>
          <w:szCs w:val="23"/>
        </w:rPr>
        <w:t>(</w:t>
      </w:r>
      <w:r w:rsidR="00F02D24" w:rsidRPr="00194BA7">
        <w:rPr>
          <w:sz w:val="23"/>
          <w:szCs w:val="23"/>
        </w:rPr>
        <w:t>“</w:t>
      </w:r>
      <w:r w:rsidRPr="00194BA7">
        <w:rPr>
          <w:sz w:val="23"/>
          <w:szCs w:val="23"/>
          <w:u w:val="single"/>
        </w:rPr>
        <w:t>Receiving Party</w:t>
      </w:r>
      <w:r w:rsidR="00F02D24" w:rsidRPr="00194BA7">
        <w:rPr>
          <w:sz w:val="23"/>
          <w:szCs w:val="23"/>
        </w:rPr>
        <w:t>”</w:t>
      </w:r>
      <w:r w:rsidRPr="00194BA7">
        <w:rPr>
          <w:sz w:val="23"/>
          <w:szCs w:val="23"/>
        </w:rPr>
        <w:t xml:space="preserve">).  For purposes of this Agreement, Disclosing Party and Receiving Party are referred to herein collectively as the </w:t>
      </w:r>
      <w:r w:rsidR="00F02D24" w:rsidRPr="00194BA7">
        <w:rPr>
          <w:sz w:val="23"/>
          <w:szCs w:val="23"/>
        </w:rPr>
        <w:t>“</w:t>
      </w:r>
      <w:r w:rsidRPr="00194BA7">
        <w:rPr>
          <w:sz w:val="23"/>
          <w:szCs w:val="23"/>
          <w:u w:val="single"/>
        </w:rPr>
        <w:t>Parties</w:t>
      </w:r>
      <w:r w:rsidR="00F02D24" w:rsidRPr="00194BA7">
        <w:rPr>
          <w:sz w:val="23"/>
          <w:szCs w:val="23"/>
        </w:rPr>
        <w:t>”</w:t>
      </w:r>
      <w:r w:rsidRPr="00194BA7">
        <w:rPr>
          <w:sz w:val="23"/>
          <w:szCs w:val="23"/>
        </w:rPr>
        <w:t xml:space="preserve">, or each individually, a </w:t>
      </w:r>
      <w:r w:rsidR="00F02D24" w:rsidRPr="00194BA7">
        <w:rPr>
          <w:sz w:val="23"/>
          <w:szCs w:val="23"/>
        </w:rPr>
        <w:t>“</w:t>
      </w:r>
      <w:r w:rsidRPr="00194BA7">
        <w:rPr>
          <w:sz w:val="23"/>
          <w:szCs w:val="23"/>
          <w:u w:val="single"/>
        </w:rPr>
        <w:t>Party</w:t>
      </w:r>
      <w:r w:rsidRPr="00194BA7">
        <w:rPr>
          <w:sz w:val="23"/>
          <w:szCs w:val="23"/>
        </w:rPr>
        <w:t>.</w:t>
      </w:r>
      <w:r w:rsidR="00F02D24" w:rsidRPr="00194BA7">
        <w:rPr>
          <w:sz w:val="23"/>
          <w:szCs w:val="23"/>
        </w:rPr>
        <w:t>”</w:t>
      </w:r>
      <w:r w:rsidRPr="00194BA7">
        <w:rPr>
          <w:sz w:val="23"/>
          <w:szCs w:val="23"/>
        </w:rPr>
        <w:t xml:space="preserve">  </w:t>
      </w:r>
      <w:r w:rsidR="004A21FE" w:rsidRPr="00194BA7">
        <w:rPr>
          <w:sz w:val="23"/>
          <w:szCs w:val="23"/>
        </w:rPr>
        <w:t>T</w:t>
      </w:r>
      <w:r w:rsidRPr="00194BA7">
        <w:rPr>
          <w:sz w:val="23"/>
          <w:szCs w:val="23"/>
        </w:rPr>
        <w:t>he Parties hereby agree as follows:</w:t>
      </w:r>
    </w:p>
    <w:p w14:paraId="0338A093" w14:textId="77777777" w:rsidR="00E07B4A" w:rsidRPr="00194BA7" w:rsidRDefault="00E07B4A" w:rsidP="00E07B4A">
      <w:pPr>
        <w:autoSpaceDE w:val="0"/>
        <w:autoSpaceDN w:val="0"/>
        <w:adjustRightInd w:val="0"/>
        <w:jc w:val="both"/>
        <w:rPr>
          <w:sz w:val="23"/>
          <w:szCs w:val="23"/>
        </w:rPr>
      </w:pPr>
    </w:p>
    <w:p w14:paraId="2E74CA2C" w14:textId="4230C127" w:rsidR="00E07B4A" w:rsidRPr="00194BA7" w:rsidRDefault="00E07B4A" w:rsidP="00E07B4A">
      <w:pPr>
        <w:autoSpaceDE w:val="0"/>
        <w:autoSpaceDN w:val="0"/>
        <w:adjustRightInd w:val="0"/>
        <w:ind w:firstLine="720"/>
        <w:jc w:val="both"/>
        <w:rPr>
          <w:sz w:val="23"/>
          <w:szCs w:val="23"/>
        </w:rPr>
      </w:pPr>
      <w:r w:rsidRPr="00194BA7">
        <w:rPr>
          <w:sz w:val="23"/>
          <w:szCs w:val="23"/>
        </w:rPr>
        <w:t>1.</w:t>
      </w:r>
      <w:r w:rsidRPr="00194BA7">
        <w:rPr>
          <w:sz w:val="23"/>
          <w:szCs w:val="23"/>
        </w:rPr>
        <w:tab/>
      </w:r>
      <w:r w:rsidRPr="00194BA7">
        <w:rPr>
          <w:sz w:val="23"/>
          <w:szCs w:val="23"/>
          <w:u w:val="single"/>
        </w:rPr>
        <w:t>Background and Purpose</w:t>
      </w:r>
      <w:r w:rsidRPr="00194BA7">
        <w:rPr>
          <w:sz w:val="23"/>
          <w:szCs w:val="23"/>
        </w:rPr>
        <w:t xml:space="preserve">.  Disclosing Party is willing to disclose to the Receiving Party certain </w:t>
      </w:r>
      <w:r w:rsidR="00F40320">
        <w:rPr>
          <w:sz w:val="23"/>
          <w:szCs w:val="23"/>
        </w:rPr>
        <w:t>Confidential Information</w:t>
      </w:r>
      <w:r w:rsidRPr="00194BA7">
        <w:rPr>
          <w:sz w:val="23"/>
          <w:szCs w:val="23"/>
        </w:rPr>
        <w:t xml:space="preserve"> (defined below) </w:t>
      </w:r>
      <w:r w:rsidR="00CD4465" w:rsidRPr="00194BA7">
        <w:rPr>
          <w:sz w:val="23"/>
          <w:szCs w:val="23"/>
        </w:rPr>
        <w:t xml:space="preserve">relating to Disclosing Party </w:t>
      </w:r>
      <w:r w:rsidRPr="00194BA7">
        <w:rPr>
          <w:sz w:val="23"/>
          <w:szCs w:val="23"/>
        </w:rPr>
        <w:t>in order to facilitate a potential business transaction</w:t>
      </w:r>
      <w:r w:rsidR="002C626D" w:rsidRPr="00194BA7">
        <w:rPr>
          <w:sz w:val="23"/>
          <w:szCs w:val="23"/>
        </w:rPr>
        <w:t xml:space="preserve"> involving the </w:t>
      </w:r>
      <w:r w:rsidR="00BB0761">
        <w:rPr>
          <w:sz w:val="23"/>
          <w:szCs w:val="23"/>
        </w:rPr>
        <w:t>sale</w:t>
      </w:r>
      <w:r w:rsidR="00A47655" w:rsidRPr="00A47655">
        <w:rPr>
          <w:sz w:val="23"/>
          <w:szCs w:val="23"/>
        </w:rPr>
        <w:t>, financing, or other disposition of one or more properties owned, directly or indirectly</w:t>
      </w:r>
      <w:r w:rsidR="0095721E">
        <w:rPr>
          <w:sz w:val="23"/>
          <w:szCs w:val="23"/>
        </w:rPr>
        <w:t xml:space="preserve"> (</w:t>
      </w:r>
      <w:r w:rsidR="00EC3991">
        <w:rPr>
          <w:sz w:val="23"/>
          <w:szCs w:val="23"/>
        </w:rPr>
        <w:t>the “Properties”</w:t>
      </w:r>
      <w:r w:rsidR="00A47655" w:rsidRPr="00A47655">
        <w:rPr>
          <w:sz w:val="23"/>
          <w:szCs w:val="23"/>
        </w:rPr>
        <w:t>, by the Disclosing Party and its affiliates (collectively, the ‘Properties’), located in the State of Florida and the State of California (the ‘Purpose’)</w:t>
      </w:r>
      <w:r w:rsidRPr="00194BA7">
        <w:rPr>
          <w:sz w:val="23"/>
          <w:szCs w:val="23"/>
        </w:rPr>
        <w:t xml:space="preserve">.  </w:t>
      </w:r>
      <w:r w:rsidR="009541AD" w:rsidRPr="009541AD">
        <w:rPr>
          <w:sz w:val="23"/>
          <w:szCs w:val="23"/>
        </w:rPr>
        <w:t>For avoidance of doubt, the Confidential Information may relate to one or more Properties individually or collectively, and all such information shall be deemed Confidential Information under this Agreement</w:t>
      </w:r>
      <w:r w:rsidR="009541AD">
        <w:rPr>
          <w:sz w:val="23"/>
          <w:szCs w:val="23"/>
        </w:rPr>
        <w:t>.</w:t>
      </w:r>
    </w:p>
    <w:p w14:paraId="517CB840" w14:textId="77777777" w:rsidR="00E07B4A" w:rsidRPr="00194BA7" w:rsidRDefault="00E07B4A" w:rsidP="00E07B4A">
      <w:pPr>
        <w:autoSpaceDE w:val="0"/>
        <w:autoSpaceDN w:val="0"/>
        <w:adjustRightInd w:val="0"/>
        <w:ind w:left="720"/>
        <w:jc w:val="both"/>
        <w:rPr>
          <w:sz w:val="23"/>
          <w:szCs w:val="23"/>
        </w:rPr>
      </w:pPr>
    </w:p>
    <w:p w14:paraId="38B55DEB" w14:textId="3AC63605" w:rsidR="00E07B4A" w:rsidRPr="00194BA7" w:rsidRDefault="00E07B4A" w:rsidP="00E07B4A">
      <w:pPr>
        <w:autoSpaceDE w:val="0"/>
        <w:autoSpaceDN w:val="0"/>
        <w:adjustRightInd w:val="0"/>
        <w:ind w:firstLine="720"/>
        <w:jc w:val="both"/>
        <w:rPr>
          <w:sz w:val="23"/>
          <w:szCs w:val="23"/>
        </w:rPr>
      </w:pPr>
      <w:r w:rsidRPr="00194BA7">
        <w:rPr>
          <w:sz w:val="23"/>
          <w:szCs w:val="23"/>
        </w:rPr>
        <w:t>2.</w:t>
      </w:r>
      <w:r w:rsidRPr="00194BA7">
        <w:rPr>
          <w:sz w:val="23"/>
          <w:szCs w:val="23"/>
        </w:rPr>
        <w:tab/>
      </w:r>
      <w:r w:rsidRPr="00194BA7">
        <w:rPr>
          <w:sz w:val="23"/>
          <w:szCs w:val="23"/>
          <w:u w:val="single"/>
        </w:rPr>
        <w:t xml:space="preserve">Definition of </w:t>
      </w:r>
      <w:r w:rsidR="00F40320">
        <w:rPr>
          <w:sz w:val="23"/>
          <w:szCs w:val="23"/>
          <w:u w:val="single"/>
        </w:rPr>
        <w:t>Confidential Information</w:t>
      </w:r>
      <w:r w:rsidRPr="00194BA7">
        <w:rPr>
          <w:sz w:val="23"/>
          <w:szCs w:val="23"/>
        </w:rPr>
        <w:t xml:space="preserve">.  </w:t>
      </w:r>
      <w:r w:rsidR="00713826" w:rsidRPr="00713826">
        <w:rPr>
          <w:sz w:val="23"/>
          <w:szCs w:val="23"/>
        </w:rPr>
        <w:t>As used herein, “</w:t>
      </w:r>
      <w:r w:rsidR="00713826" w:rsidRPr="00713826">
        <w:rPr>
          <w:sz w:val="23"/>
          <w:szCs w:val="23"/>
          <w:u w:val="single"/>
        </w:rPr>
        <w:t>Confidential Information</w:t>
      </w:r>
      <w:r w:rsidR="00713826" w:rsidRPr="00713826">
        <w:rPr>
          <w:sz w:val="23"/>
          <w:szCs w:val="23"/>
        </w:rPr>
        <w:t>” shall mean any financial, operational, business, legal, strategic, or other information (whether or not marked or designated as “confidential” or “proprietary”) of the Disclosing Party that the Disclosing Party delivers to the Receiving Party in connection with the Purpose. Confidential Information includes, but is not limited to, financial statements, rent rolls, leases, business plans, and legal documentation. Disclosing Party acknowledges that Receiving Party is relying on the accuracy of the Confidential Information for purposes of its consideration to enter into a transaction involving the Purpose. Accordingly, Disclosing Party hereby represents and warrants that all Confidential Information delivered to Receiving Party shall be true, correct, and complete in all material respects and shall fairly and accurately present the condition of the Disclosing Party as of the date(s) noted therein, subject to minor, immaterial errors.</w:t>
      </w:r>
    </w:p>
    <w:p w14:paraId="20E0E514" w14:textId="77777777" w:rsidR="00E07B4A" w:rsidRPr="00194BA7" w:rsidRDefault="00E07B4A" w:rsidP="00E07B4A">
      <w:pPr>
        <w:autoSpaceDE w:val="0"/>
        <w:autoSpaceDN w:val="0"/>
        <w:adjustRightInd w:val="0"/>
        <w:ind w:left="720"/>
        <w:rPr>
          <w:sz w:val="23"/>
          <w:szCs w:val="23"/>
        </w:rPr>
      </w:pPr>
    </w:p>
    <w:p w14:paraId="6EC0E889" w14:textId="73C068CD" w:rsidR="00E07B4A" w:rsidRPr="00194BA7" w:rsidRDefault="00E07B4A" w:rsidP="00E07B4A">
      <w:pPr>
        <w:autoSpaceDE w:val="0"/>
        <w:autoSpaceDN w:val="0"/>
        <w:adjustRightInd w:val="0"/>
        <w:ind w:firstLine="720"/>
        <w:jc w:val="both"/>
        <w:rPr>
          <w:sz w:val="23"/>
          <w:szCs w:val="23"/>
        </w:rPr>
      </w:pPr>
      <w:r w:rsidRPr="00194BA7">
        <w:rPr>
          <w:sz w:val="23"/>
          <w:szCs w:val="23"/>
        </w:rPr>
        <w:t>3.</w:t>
      </w:r>
      <w:r w:rsidRPr="00194BA7">
        <w:rPr>
          <w:sz w:val="23"/>
          <w:szCs w:val="23"/>
        </w:rPr>
        <w:tab/>
      </w:r>
      <w:r w:rsidRPr="00194BA7">
        <w:rPr>
          <w:sz w:val="23"/>
          <w:szCs w:val="23"/>
          <w:u w:val="single"/>
        </w:rPr>
        <w:t xml:space="preserve">Receiving Party’s obligations with regard to the </w:t>
      </w:r>
      <w:r w:rsidR="004E47EB">
        <w:rPr>
          <w:sz w:val="23"/>
          <w:szCs w:val="23"/>
          <w:u w:val="single"/>
        </w:rPr>
        <w:t>Confidential Information</w:t>
      </w:r>
      <w:r w:rsidRPr="00194BA7">
        <w:rPr>
          <w:sz w:val="23"/>
          <w:szCs w:val="23"/>
        </w:rPr>
        <w:t>.</w:t>
      </w:r>
    </w:p>
    <w:p w14:paraId="79A5B96A" w14:textId="77777777" w:rsidR="00E07B4A" w:rsidRPr="00194BA7" w:rsidRDefault="00E07B4A" w:rsidP="00E07B4A">
      <w:pPr>
        <w:autoSpaceDE w:val="0"/>
        <w:autoSpaceDN w:val="0"/>
        <w:adjustRightInd w:val="0"/>
        <w:jc w:val="both"/>
        <w:rPr>
          <w:sz w:val="23"/>
          <w:szCs w:val="23"/>
        </w:rPr>
      </w:pPr>
    </w:p>
    <w:p w14:paraId="65C71C34" w14:textId="7D08DB08" w:rsidR="00E07B4A" w:rsidRPr="00194BA7" w:rsidRDefault="00E07B4A" w:rsidP="00E07B4A">
      <w:pPr>
        <w:autoSpaceDE w:val="0"/>
        <w:autoSpaceDN w:val="0"/>
        <w:adjustRightInd w:val="0"/>
        <w:ind w:firstLine="1440"/>
        <w:jc w:val="both"/>
        <w:rPr>
          <w:sz w:val="23"/>
          <w:szCs w:val="23"/>
        </w:rPr>
      </w:pPr>
      <w:r w:rsidRPr="00194BA7">
        <w:rPr>
          <w:sz w:val="23"/>
          <w:szCs w:val="23"/>
        </w:rPr>
        <w:t>3.1</w:t>
      </w:r>
      <w:r w:rsidRPr="00194BA7">
        <w:rPr>
          <w:sz w:val="23"/>
          <w:szCs w:val="23"/>
        </w:rPr>
        <w:tab/>
        <w:t xml:space="preserve">Receiving Party will retain the </w:t>
      </w:r>
      <w:r w:rsidR="004E47EB">
        <w:rPr>
          <w:sz w:val="23"/>
          <w:szCs w:val="23"/>
        </w:rPr>
        <w:t>Confidential Information</w:t>
      </w:r>
      <w:r w:rsidRPr="00194BA7">
        <w:rPr>
          <w:sz w:val="23"/>
          <w:szCs w:val="23"/>
        </w:rPr>
        <w:t xml:space="preserve"> in strict confidence, applying the same degree of care which it applies to the protection of its own </w:t>
      </w:r>
      <w:r w:rsidR="004E47EB">
        <w:rPr>
          <w:sz w:val="23"/>
          <w:szCs w:val="23"/>
        </w:rPr>
        <w:t>confidential information</w:t>
      </w:r>
      <w:r w:rsidRPr="00194BA7">
        <w:rPr>
          <w:sz w:val="23"/>
          <w:szCs w:val="23"/>
        </w:rPr>
        <w:t xml:space="preserve"> from disclosure to others (but in no event less than a reasonable degree of care), and will not use it to compete in any direct or indirect manner against the Disclosing Party</w:t>
      </w:r>
      <w:r w:rsidR="0008670D">
        <w:rPr>
          <w:sz w:val="23"/>
          <w:szCs w:val="23"/>
        </w:rPr>
        <w:t xml:space="preserve"> in connection with the Purpose</w:t>
      </w:r>
      <w:r w:rsidRPr="00194BA7">
        <w:rPr>
          <w:sz w:val="23"/>
          <w:szCs w:val="23"/>
        </w:rPr>
        <w:t xml:space="preserve"> or deliberately disclose it to others or use such </w:t>
      </w:r>
      <w:r w:rsidR="004E47EB">
        <w:rPr>
          <w:sz w:val="23"/>
          <w:szCs w:val="23"/>
        </w:rPr>
        <w:t>Confidential Information</w:t>
      </w:r>
      <w:r w:rsidRPr="00194BA7">
        <w:rPr>
          <w:sz w:val="23"/>
          <w:szCs w:val="23"/>
        </w:rPr>
        <w:t xml:space="preserve"> for any reason other than the Purpose or as otherwise authorized under this Agreement; </w:t>
      </w:r>
      <w:r w:rsidRPr="00194BA7">
        <w:rPr>
          <w:sz w:val="23"/>
          <w:szCs w:val="23"/>
          <w:u w:val="single"/>
        </w:rPr>
        <w:t>provided</w:t>
      </w:r>
      <w:r w:rsidRPr="00194BA7">
        <w:rPr>
          <w:sz w:val="23"/>
          <w:szCs w:val="23"/>
        </w:rPr>
        <w:t xml:space="preserve">, </w:t>
      </w:r>
      <w:r w:rsidRPr="00194BA7">
        <w:rPr>
          <w:sz w:val="23"/>
          <w:szCs w:val="23"/>
          <w:u w:val="single"/>
        </w:rPr>
        <w:t>however</w:t>
      </w:r>
      <w:r w:rsidRPr="00194BA7">
        <w:rPr>
          <w:sz w:val="23"/>
          <w:szCs w:val="23"/>
        </w:rPr>
        <w:t xml:space="preserve">, that the foregoing restrictions shall not apply to any such </w:t>
      </w:r>
      <w:r w:rsidR="004E47EB">
        <w:rPr>
          <w:sz w:val="23"/>
          <w:szCs w:val="23"/>
        </w:rPr>
        <w:t>Confidential Information</w:t>
      </w:r>
      <w:r w:rsidRPr="00194BA7">
        <w:rPr>
          <w:sz w:val="23"/>
          <w:szCs w:val="23"/>
        </w:rPr>
        <w:t>:  (a) which, at the time of disclosure is publicly available, or after disclosure becomes a part of the public domain through no act or omission of the Receiving Party</w:t>
      </w:r>
      <w:r w:rsidR="00733801">
        <w:rPr>
          <w:sz w:val="23"/>
          <w:szCs w:val="23"/>
        </w:rPr>
        <w:t xml:space="preserve"> or its Permitted Recipients</w:t>
      </w:r>
      <w:r w:rsidRPr="00194BA7">
        <w:rPr>
          <w:sz w:val="23"/>
          <w:szCs w:val="23"/>
        </w:rPr>
        <w:t xml:space="preserve">; (b) which, was, prior to the time of disclosure, in the Receiving Party’s </w:t>
      </w:r>
      <w:r w:rsidR="00733801">
        <w:rPr>
          <w:sz w:val="23"/>
          <w:szCs w:val="23"/>
        </w:rPr>
        <w:t xml:space="preserve">or its Permitted Recipients’ </w:t>
      </w:r>
      <w:r w:rsidRPr="00194BA7">
        <w:rPr>
          <w:sz w:val="23"/>
          <w:szCs w:val="23"/>
        </w:rPr>
        <w:t xml:space="preserve">possession and not subject to any obligation to a third party of nondisclosure, as shown by the Receiving Party’s </w:t>
      </w:r>
      <w:r w:rsidR="00733801">
        <w:rPr>
          <w:sz w:val="23"/>
          <w:szCs w:val="23"/>
        </w:rPr>
        <w:t xml:space="preserve">or its Permitted Recipients’ </w:t>
      </w:r>
      <w:r w:rsidRPr="00194BA7">
        <w:rPr>
          <w:sz w:val="23"/>
          <w:szCs w:val="23"/>
        </w:rPr>
        <w:t xml:space="preserve">written records; </w:t>
      </w:r>
      <w:r w:rsidR="004A21FE" w:rsidRPr="00194BA7">
        <w:rPr>
          <w:sz w:val="23"/>
          <w:szCs w:val="23"/>
        </w:rPr>
        <w:t xml:space="preserve">or </w:t>
      </w:r>
      <w:r w:rsidRPr="00194BA7">
        <w:rPr>
          <w:sz w:val="23"/>
          <w:szCs w:val="23"/>
        </w:rPr>
        <w:t>(c) which is subsequently received</w:t>
      </w:r>
      <w:del w:id="10" w:author="SeedJura, PLLC" w:date="2025-07-09T23:34:00Z" w16du:dateUtc="2025-07-10T03:34:00Z">
        <w:r w:rsidRPr="00194BA7" w:rsidDel="00C2674C">
          <w:rPr>
            <w:sz w:val="23"/>
            <w:szCs w:val="23"/>
          </w:rPr>
          <w:delText xml:space="preserve"> </w:delText>
        </w:r>
      </w:del>
      <w:r w:rsidRPr="00194BA7">
        <w:rPr>
          <w:sz w:val="23"/>
          <w:szCs w:val="23"/>
        </w:rPr>
        <w:t>by the Receiving Party</w:t>
      </w:r>
      <w:r w:rsidR="00733801">
        <w:rPr>
          <w:sz w:val="23"/>
          <w:szCs w:val="23"/>
        </w:rPr>
        <w:t xml:space="preserve"> or its Permitted Recipients</w:t>
      </w:r>
      <w:r w:rsidRPr="00194BA7">
        <w:rPr>
          <w:sz w:val="23"/>
          <w:szCs w:val="23"/>
        </w:rPr>
        <w:t xml:space="preserve"> from a third party</w:t>
      </w:r>
      <w:r w:rsidR="00C2674C">
        <w:rPr>
          <w:sz w:val="23"/>
          <w:szCs w:val="23"/>
        </w:rPr>
        <w:t xml:space="preserve"> or independently developed by the Receiving Party</w:t>
      </w:r>
      <w:r w:rsidR="00733801">
        <w:rPr>
          <w:sz w:val="23"/>
          <w:szCs w:val="23"/>
        </w:rPr>
        <w:t xml:space="preserve"> or its Permitted Recipients</w:t>
      </w:r>
      <w:r w:rsidRPr="00194BA7">
        <w:rPr>
          <w:sz w:val="23"/>
          <w:szCs w:val="23"/>
        </w:rPr>
        <w:t xml:space="preserve"> free of any </w:t>
      </w:r>
      <w:r w:rsidR="004A21FE" w:rsidRPr="00194BA7">
        <w:rPr>
          <w:sz w:val="23"/>
          <w:szCs w:val="23"/>
        </w:rPr>
        <w:t>violation by Receiving Party hereunder</w:t>
      </w:r>
      <w:r w:rsidRPr="00194BA7">
        <w:rPr>
          <w:sz w:val="23"/>
          <w:szCs w:val="23"/>
        </w:rPr>
        <w:t>.</w:t>
      </w:r>
    </w:p>
    <w:p w14:paraId="2291EB1B" w14:textId="77777777" w:rsidR="00E07B4A" w:rsidRPr="00194BA7" w:rsidRDefault="00E07B4A" w:rsidP="00E07B4A">
      <w:pPr>
        <w:autoSpaceDE w:val="0"/>
        <w:autoSpaceDN w:val="0"/>
        <w:adjustRightInd w:val="0"/>
        <w:ind w:firstLine="1440"/>
        <w:jc w:val="both"/>
        <w:rPr>
          <w:sz w:val="23"/>
          <w:szCs w:val="23"/>
        </w:rPr>
      </w:pPr>
    </w:p>
    <w:p w14:paraId="52F53A15" w14:textId="13AE5EB3" w:rsidR="00E07B4A" w:rsidRPr="00194BA7" w:rsidRDefault="00E07B4A" w:rsidP="00E07B4A">
      <w:pPr>
        <w:autoSpaceDE w:val="0"/>
        <w:autoSpaceDN w:val="0"/>
        <w:adjustRightInd w:val="0"/>
        <w:ind w:firstLine="1440"/>
        <w:jc w:val="both"/>
        <w:rPr>
          <w:sz w:val="23"/>
          <w:szCs w:val="23"/>
        </w:rPr>
      </w:pPr>
      <w:r w:rsidRPr="00194BA7">
        <w:rPr>
          <w:sz w:val="23"/>
          <w:szCs w:val="23"/>
        </w:rPr>
        <w:lastRenderedPageBreak/>
        <w:t>3.2</w:t>
      </w:r>
      <w:r w:rsidRPr="00194BA7">
        <w:rPr>
          <w:sz w:val="23"/>
          <w:szCs w:val="23"/>
        </w:rPr>
        <w:tab/>
      </w:r>
      <w:r w:rsidR="00B017E1" w:rsidRPr="00B017E1">
        <w:rPr>
          <w:sz w:val="23"/>
          <w:szCs w:val="23"/>
        </w:rPr>
        <w:t>The Receiving Party shall have the right to disclose the Confidential Information to its directors, officers, employees, affiliates,</w:t>
      </w:r>
      <w:r w:rsidR="00613D5A">
        <w:rPr>
          <w:sz w:val="23"/>
          <w:szCs w:val="23"/>
        </w:rPr>
        <w:t xml:space="preserve"> partners, members, managers,</w:t>
      </w:r>
      <w:r w:rsidR="00B017E1" w:rsidRPr="00B017E1">
        <w:rPr>
          <w:sz w:val="23"/>
          <w:szCs w:val="23"/>
        </w:rPr>
        <w:t xml:space="preserve"> agents,</w:t>
      </w:r>
      <w:r w:rsidR="00613D5A">
        <w:rPr>
          <w:sz w:val="23"/>
          <w:szCs w:val="23"/>
        </w:rPr>
        <w:t xml:space="preserve"> consultants</w:t>
      </w:r>
      <w:r w:rsidR="00B017E1" w:rsidRPr="00B017E1">
        <w:rPr>
          <w:sz w:val="23"/>
          <w:szCs w:val="23"/>
        </w:rPr>
        <w:t xml:space="preserve"> and representatives (including, without limitation, attorneys, accountants, and financial advisors), as well as to potential financing sources, including prospective lenders, equity partners, and investors (collectively, “Permitted Recipients”), who need to know such information in connection with the Purpose; provided, however, that (i) such Permitted Recipients are informed of the confidential nature of the Confidential Information and (ii) the Receiving Party shall remain liable for any breach of this Agreement by any such Permitted Recipients.</w:t>
      </w:r>
    </w:p>
    <w:p w14:paraId="24C21837" w14:textId="77777777" w:rsidR="00E07B4A" w:rsidRPr="00194BA7" w:rsidRDefault="00E07B4A" w:rsidP="00E07B4A">
      <w:pPr>
        <w:autoSpaceDE w:val="0"/>
        <w:autoSpaceDN w:val="0"/>
        <w:adjustRightInd w:val="0"/>
        <w:ind w:firstLine="1440"/>
        <w:jc w:val="both"/>
        <w:rPr>
          <w:sz w:val="23"/>
          <w:szCs w:val="23"/>
        </w:rPr>
      </w:pPr>
    </w:p>
    <w:p w14:paraId="4527AEA0" w14:textId="7FCFBF7D" w:rsidR="00E07B4A" w:rsidRPr="00194BA7" w:rsidRDefault="00E07B4A" w:rsidP="004524AD">
      <w:pPr>
        <w:autoSpaceDE w:val="0"/>
        <w:autoSpaceDN w:val="0"/>
        <w:adjustRightInd w:val="0"/>
        <w:ind w:firstLine="1440"/>
        <w:jc w:val="both"/>
        <w:rPr>
          <w:sz w:val="23"/>
          <w:szCs w:val="23"/>
        </w:rPr>
      </w:pPr>
      <w:r w:rsidRPr="00194BA7">
        <w:rPr>
          <w:sz w:val="23"/>
          <w:szCs w:val="23"/>
        </w:rPr>
        <w:t>3.3</w:t>
      </w:r>
      <w:r w:rsidRPr="00194BA7">
        <w:rPr>
          <w:sz w:val="23"/>
          <w:szCs w:val="23"/>
        </w:rPr>
        <w:tab/>
        <w:t>Upon written notice by the Disclosing Party, the Rece</w:t>
      </w:r>
      <w:r w:rsidR="00CD4465" w:rsidRPr="00194BA7">
        <w:rPr>
          <w:sz w:val="23"/>
          <w:szCs w:val="23"/>
        </w:rPr>
        <w:t>iving Party shall return or, at Receiving Party’s election</w:t>
      </w:r>
      <w:r w:rsidRPr="00194BA7">
        <w:rPr>
          <w:sz w:val="23"/>
          <w:szCs w:val="23"/>
        </w:rPr>
        <w:t>, destroy</w:t>
      </w:r>
      <w:r w:rsidR="006C0298">
        <w:rPr>
          <w:sz w:val="23"/>
          <w:szCs w:val="23"/>
        </w:rPr>
        <w:t xml:space="preserve"> or delete (electronic information)</w:t>
      </w:r>
      <w:r w:rsidRPr="00194BA7">
        <w:rPr>
          <w:sz w:val="23"/>
          <w:szCs w:val="23"/>
        </w:rPr>
        <w:t xml:space="preserve">, all </w:t>
      </w:r>
      <w:r w:rsidR="004E47EB">
        <w:rPr>
          <w:sz w:val="23"/>
          <w:szCs w:val="23"/>
        </w:rPr>
        <w:t>Confidential Information</w:t>
      </w:r>
      <w:r w:rsidRPr="00194BA7">
        <w:rPr>
          <w:sz w:val="23"/>
          <w:szCs w:val="23"/>
        </w:rPr>
        <w:t xml:space="preserve"> under the terms of this Agreement</w:t>
      </w:r>
      <w:r w:rsidR="003B398F" w:rsidRPr="00194BA7">
        <w:rPr>
          <w:sz w:val="23"/>
          <w:szCs w:val="23"/>
        </w:rPr>
        <w:t xml:space="preserve">; provided, however, that no provision of this Agreement shall require the return or destruction of copies of: (a) any active computer records or files containing </w:t>
      </w:r>
      <w:r w:rsidR="004E47EB">
        <w:rPr>
          <w:sz w:val="23"/>
          <w:szCs w:val="23"/>
        </w:rPr>
        <w:t>Confidential Information</w:t>
      </w:r>
      <w:r w:rsidR="003B398F" w:rsidRPr="00194BA7">
        <w:rPr>
          <w:sz w:val="23"/>
          <w:szCs w:val="23"/>
        </w:rPr>
        <w:t xml:space="preserve"> which cannot reasonably be deleted; or (b) any archived or backed-up computer records</w:t>
      </w:r>
      <w:r w:rsidRPr="00194BA7">
        <w:rPr>
          <w:sz w:val="23"/>
          <w:szCs w:val="23"/>
        </w:rPr>
        <w:t>.</w:t>
      </w:r>
    </w:p>
    <w:p w14:paraId="1E631641" w14:textId="77777777" w:rsidR="00E07B4A" w:rsidRPr="00194BA7" w:rsidRDefault="00E07B4A" w:rsidP="00E07B4A">
      <w:pPr>
        <w:autoSpaceDE w:val="0"/>
        <w:autoSpaceDN w:val="0"/>
        <w:adjustRightInd w:val="0"/>
        <w:jc w:val="both"/>
        <w:rPr>
          <w:sz w:val="23"/>
          <w:szCs w:val="23"/>
        </w:rPr>
      </w:pPr>
    </w:p>
    <w:p w14:paraId="5A598531" w14:textId="05ABF877" w:rsidR="00E07B4A" w:rsidRPr="00194BA7" w:rsidRDefault="00E07B4A" w:rsidP="00E07B4A">
      <w:pPr>
        <w:autoSpaceDE w:val="0"/>
        <w:autoSpaceDN w:val="0"/>
        <w:adjustRightInd w:val="0"/>
        <w:ind w:firstLine="720"/>
        <w:jc w:val="both"/>
        <w:rPr>
          <w:sz w:val="23"/>
          <w:szCs w:val="23"/>
        </w:rPr>
      </w:pPr>
      <w:r w:rsidRPr="00194BA7">
        <w:rPr>
          <w:sz w:val="23"/>
          <w:szCs w:val="23"/>
        </w:rPr>
        <w:t>4.</w:t>
      </w:r>
      <w:r w:rsidRPr="00194BA7">
        <w:rPr>
          <w:sz w:val="23"/>
          <w:szCs w:val="23"/>
        </w:rPr>
        <w:tab/>
      </w:r>
      <w:r w:rsidR="004A21FE" w:rsidRPr="00194BA7">
        <w:rPr>
          <w:sz w:val="23"/>
          <w:szCs w:val="23"/>
          <w:u w:val="single"/>
        </w:rPr>
        <w:t>Term</w:t>
      </w:r>
      <w:r w:rsidRPr="00194BA7">
        <w:rPr>
          <w:sz w:val="23"/>
          <w:szCs w:val="23"/>
        </w:rPr>
        <w:t xml:space="preserve">.  </w:t>
      </w:r>
      <w:r w:rsidR="004A21FE" w:rsidRPr="00194BA7">
        <w:rPr>
          <w:sz w:val="23"/>
          <w:szCs w:val="23"/>
        </w:rPr>
        <w:t>The term of this Agreement shall be one (1) year, commencing on the Effective Date of this Agreement</w:t>
      </w:r>
      <w:r w:rsidRPr="00194BA7">
        <w:rPr>
          <w:sz w:val="23"/>
          <w:szCs w:val="23"/>
        </w:rPr>
        <w:t>.</w:t>
      </w:r>
      <w:r w:rsidR="008571DC" w:rsidRPr="008571DC">
        <w:t xml:space="preserve"> </w:t>
      </w:r>
      <w:r w:rsidR="008571DC" w:rsidRPr="008571DC">
        <w:rPr>
          <w:sz w:val="23"/>
          <w:szCs w:val="23"/>
        </w:rPr>
        <w:t xml:space="preserve">The obligations of confidentiality and non-use shall survive for </w:t>
      </w:r>
      <w:r w:rsidR="00216DFF">
        <w:rPr>
          <w:sz w:val="23"/>
          <w:szCs w:val="23"/>
        </w:rPr>
        <w:t>one</w:t>
      </w:r>
      <w:r w:rsidR="00216DFF" w:rsidRPr="008571DC">
        <w:rPr>
          <w:sz w:val="23"/>
          <w:szCs w:val="23"/>
        </w:rPr>
        <w:t xml:space="preserve"> </w:t>
      </w:r>
      <w:r w:rsidR="008571DC" w:rsidRPr="008571DC">
        <w:rPr>
          <w:sz w:val="23"/>
          <w:szCs w:val="23"/>
        </w:rPr>
        <w:t>(</w:t>
      </w:r>
      <w:r w:rsidR="00216DFF">
        <w:rPr>
          <w:sz w:val="23"/>
          <w:szCs w:val="23"/>
        </w:rPr>
        <w:t>1</w:t>
      </w:r>
      <w:r w:rsidR="008571DC" w:rsidRPr="008571DC">
        <w:rPr>
          <w:sz w:val="23"/>
          <w:szCs w:val="23"/>
        </w:rPr>
        <w:t>) year</w:t>
      </w:r>
      <w:del w:id="11" w:author="SeedJura, PLLC" w:date="2025-07-09T23:38:00Z" w16du:dateUtc="2025-07-10T03:38:00Z">
        <w:r w:rsidR="008571DC" w:rsidRPr="008571DC" w:rsidDel="00216DFF">
          <w:rPr>
            <w:sz w:val="23"/>
            <w:szCs w:val="23"/>
          </w:rPr>
          <w:delText>s</w:delText>
        </w:r>
      </w:del>
      <w:r w:rsidR="008571DC" w:rsidRPr="008571DC">
        <w:rPr>
          <w:sz w:val="23"/>
          <w:szCs w:val="23"/>
        </w:rPr>
        <w:t xml:space="preserve"> after expiration or termination of this Agreement.</w:t>
      </w:r>
    </w:p>
    <w:p w14:paraId="375790E1" w14:textId="77777777" w:rsidR="00E07B4A" w:rsidRPr="00194BA7" w:rsidRDefault="00E07B4A" w:rsidP="00E07B4A">
      <w:pPr>
        <w:autoSpaceDE w:val="0"/>
        <w:autoSpaceDN w:val="0"/>
        <w:adjustRightInd w:val="0"/>
        <w:ind w:left="720"/>
        <w:rPr>
          <w:sz w:val="23"/>
          <w:szCs w:val="23"/>
        </w:rPr>
      </w:pPr>
    </w:p>
    <w:p w14:paraId="355DC6AE" w14:textId="11EE704E" w:rsidR="00E07B4A" w:rsidRPr="00194BA7" w:rsidRDefault="00E07B4A" w:rsidP="00E07B4A">
      <w:pPr>
        <w:autoSpaceDE w:val="0"/>
        <w:autoSpaceDN w:val="0"/>
        <w:adjustRightInd w:val="0"/>
        <w:ind w:firstLine="720"/>
        <w:jc w:val="both"/>
        <w:rPr>
          <w:sz w:val="23"/>
          <w:szCs w:val="23"/>
        </w:rPr>
      </w:pPr>
      <w:r w:rsidRPr="00194BA7">
        <w:rPr>
          <w:sz w:val="23"/>
          <w:szCs w:val="23"/>
        </w:rPr>
        <w:t>5.</w:t>
      </w:r>
      <w:r w:rsidRPr="00194BA7">
        <w:rPr>
          <w:sz w:val="23"/>
          <w:szCs w:val="23"/>
        </w:rPr>
        <w:tab/>
      </w:r>
      <w:r w:rsidRPr="00194BA7">
        <w:rPr>
          <w:sz w:val="23"/>
          <w:szCs w:val="23"/>
          <w:u w:val="single"/>
        </w:rPr>
        <w:t>Equitable Remedies</w:t>
      </w:r>
      <w:r w:rsidRPr="00194BA7">
        <w:rPr>
          <w:sz w:val="23"/>
          <w:szCs w:val="23"/>
        </w:rPr>
        <w:t xml:space="preserve">.  </w:t>
      </w:r>
      <w:r w:rsidR="00224743">
        <w:rPr>
          <w:sz w:val="23"/>
          <w:szCs w:val="23"/>
        </w:rPr>
        <w:t>Receiving Party</w:t>
      </w:r>
      <w:r w:rsidR="001315B9" w:rsidRPr="00194BA7">
        <w:rPr>
          <w:sz w:val="23"/>
          <w:szCs w:val="23"/>
        </w:rPr>
        <w:t xml:space="preserve"> agrees that an award of damages </w:t>
      </w:r>
      <w:r w:rsidR="007209C2">
        <w:rPr>
          <w:sz w:val="23"/>
          <w:szCs w:val="23"/>
        </w:rPr>
        <w:t>may</w:t>
      </w:r>
      <w:r w:rsidR="001315B9" w:rsidRPr="00194BA7">
        <w:rPr>
          <w:sz w:val="23"/>
          <w:szCs w:val="23"/>
        </w:rPr>
        <w:t xml:space="preserve"> not be adequate relief to </w:t>
      </w:r>
      <w:r w:rsidR="007F27F0">
        <w:rPr>
          <w:sz w:val="23"/>
          <w:szCs w:val="23"/>
        </w:rPr>
        <w:t>Disclosing Party</w:t>
      </w:r>
      <w:r w:rsidR="001315B9" w:rsidRPr="00194BA7">
        <w:rPr>
          <w:sz w:val="23"/>
          <w:szCs w:val="23"/>
        </w:rPr>
        <w:t xml:space="preserve"> for a breach of this Agreement and that </w:t>
      </w:r>
      <w:r w:rsidR="00BF55B6">
        <w:rPr>
          <w:sz w:val="23"/>
          <w:szCs w:val="23"/>
        </w:rPr>
        <w:t>the Disclosing Party</w:t>
      </w:r>
      <w:r w:rsidR="00BF55B6" w:rsidRPr="00194BA7">
        <w:rPr>
          <w:sz w:val="23"/>
          <w:szCs w:val="23"/>
        </w:rPr>
        <w:t xml:space="preserve"> </w:t>
      </w:r>
      <w:r w:rsidR="001315B9" w:rsidRPr="00194BA7">
        <w:rPr>
          <w:sz w:val="23"/>
          <w:szCs w:val="23"/>
        </w:rPr>
        <w:t>would be entitled to seek injunctive or other equitable remedies or relief in addition to, and without precluding any other remedy or relief, including monetary damages for a breach of this Agreement</w:t>
      </w:r>
      <w:r w:rsidRPr="00194BA7">
        <w:rPr>
          <w:sz w:val="23"/>
          <w:szCs w:val="23"/>
        </w:rPr>
        <w:t>.</w:t>
      </w:r>
    </w:p>
    <w:p w14:paraId="699BCADD" w14:textId="77777777" w:rsidR="00E07B4A" w:rsidRPr="00194BA7" w:rsidRDefault="00E07B4A" w:rsidP="00E07B4A">
      <w:pPr>
        <w:autoSpaceDE w:val="0"/>
        <w:autoSpaceDN w:val="0"/>
        <w:adjustRightInd w:val="0"/>
        <w:ind w:left="720"/>
        <w:rPr>
          <w:sz w:val="23"/>
          <w:szCs w:val="23"/>
        </w:rPr>
      </w:pPr>
    </w:p>
    <w:p w14:paraId="18C26F55" w14:textId="77777777" w:rsidR="00802766" w:rsidRPr="00194BA7" w:rsidRDefault="001315B9" w:rsidP="00802766">
      <w:pPr>
        <w:autoSpaceDE w:val="0"/>
        <w:autoSpaceDN w:val="0"/>
        <w:adjustRightInd w:val="0"/>
        <w:ind w:firstLine="720"/>
        <w:jc w:val="both"/>
        <w:rPr>
          <w:sz w:val="23"/>
          <w:szCs w:val="23"/>
        </w:rPr>
      </w:pPr>
      <w:r w:rsidRPr="00194BA7">
        <w:rPr>
          <w:sz w:val="23"/>
          <w:szCs w:val="23"/>
        </w:rPr>
        <w:t>6</w:t>
      </w:r>
      <w:r w:rsidR="00E07B4A" w:rsidRPr="00194BA7">
        <w:rPr>
          <w:sz w:val="23"/>
          <w:szCs w:val="23"/>
        </w:rPr>
        <w:t>.</w:t>
      </w:r>
      <w:r w:rsidR="00E07B4A" w:rsidRPr="00194BA7">
        <w:rPr>
          <w:sz w:val="23"/>
          <w:szCs w:val="23"/>
        </w:rPr>
        <w:tab/>
      </w:r>
      <w:r w:rsidR="00E07B4A" w:rsidRPr="00194BA7">
        <w:rPr>
          <w:sz w:val="23"/>
          <w:szCs w:val="23"/>
          <w:u w:val="single"/>
        </w:rPr>
        <w:t>No Additional Obligations</w:t>
      </w:r>
      <w:r w:rsidR="00E07B4A" w:rsidRPr="00194BA7">
        <w:rPr>
          <w:sz w:val="23"/>
          <w:szCs w:val="23"/>
        </w:rPr>
        <w:t xml:space="preserve">.  </w:t>
      </w:r>
      <w:r w:rsidRPr="00194BA7">
        <w:rPr>
          <w:sz w:val="23"/>
          <w:szCs w:val="23"/>
        </w:rPr>
        <w:t>Neither Party shall be under any legal obligation of any kind whatsoever, or otherwise be obligated to enter into any business or contractual relationship, investment or transaction, by virtue of this Agreement, except for the matters specifically agreed to herein. Either Party may at any time, at its sole discretion with or without cause, terminate discussions and negotiations with the other Party in connection with the Purpose</w:t>
      </w:r>
      <w:r w:rsidR="00E07B4A" w:rsidRPr="00194BA7">
        <w:rPr>
          <w:sz w:val="23"/>
          <w:szCs w:val="23"/>
        </w:rPr>
        <w:t>.</w:t>
      </w:r>
    </w:p>
    <w:p w14:paraId="7635CAB2" w14:textId="77777777" w:rsidR="00E07B4A" w:rsidRPr="00194BA7" w:rsidRDefault="00E07B4A" w:rsidP="00E07B4A">
      <w:pPr>
        <w:autoSpaceDE w:val="0"/>
        <w:autoSpaceDN w:val="0"/>
        <w:adjustRightInd w:val="0"/>
        <w:rPr>
          <w:sz w:val="23"/>
          <w:szCs w:val="23"/>
        </w:rPr>
      </w:pPr>
    </w:p>
    <w:p w14:paraId="08ADFF0F" w14:textId="6DA29A33" w:rsidR="00E07B4A" w:rsidRPr="00194BA7" w:rsidRDefault="005C1578" w:rsidP="00E07B4A">
      <w:pPr>
        <w:autoSpaceDE w:val="0"/>
        <w:autoSpaceDN w:val="0"/>
        <w:adjustRightInd w:val="0"/>
        <w:ind w:firstLine="720"/>
        <w:jc w:val="both"/>
        <w:rPr>
          <w:sz w:val="23"/>
          <w:szCs w:val="23"/>
        </w:rPr>
      </w:pPr>
      <w:r w:rsidRPr="00194BA7">
        <w:rPr>
          <w:sz w:val="23"/>
          <w:szCs w:val="23"/>
        </w:rPr>
        <w:t>7</w:t>
      </w:r>
      <w:r w:rsidR="00E07B4A" w:rsidRPr="00194BA7">
        <w:rPr>
          <w:sz w:val="23"/>
          <w:szCs w:val="23"/>
        </w:rPr>
        <w:t>.</w:t>
      </w:r>
      <w:r w:rsidR="00E07B4A" w:rsidRPr="00194BA7">
        <w:rPr>
          <w:sz w:val="23"/>
          <w:szCs w:val="23"/>
        </w:rPr>
        <w:tab/>
      </w:r>
      <w:r w:rsidR="00E07B4A" w:rsidRPr="00194BA7">
        <w:rPr>
          <w:sz w:val="23"/>
          <w:szCs w:val="23"/>
          <w:u w:val="single"/>
        </w:rPr>
        <w:t>Governing Law; Jurisdiction</w:t>
      </w:r>
      <w:r w:rsidR="00E07B4A" w:rsidRPr="00194BA7">
        <w:rPr>
          <w:sz w:val="23"/>
          <w:szCs w:val="23"/>
        </w:rPr>
        <w:t xml:space="preserve">.  This Agreement shall be governed by, and construed in accordance with, the substantive laws of the </w:t>
      </w:r>
      <w:r w:rsidR="003B398F" w:rsidRPr="00194BA7">
        <w:rPr>
          <w:sz w:val="23"/>
          <w:szCs w:val="23"/>
        </w:rPr>
        <w:t xml:space="preserve">state in which the </w:t>
      </w:r>
      <w:r w:rsidR="00125473">
        <w:rPr>
          <w:sz w:val="23"/>
          <w:szCs w:val="23"/>
        </w:rPr>
        <w:t>Properties are</w:t>
      </w:r>
      <w:r w:rsidR="003B398F" w:rsidRPr="00194BA7">
        <w:rPr>
          <w:sz w:val="23"/>
          <w:szCs w:val="23"/>
        </w:rPr>
        <w:t xml:space="preserve"> located</w:t>
      </w:r>
      <w:r w:rsidR="00E07B4A" w:rsidRPr="00194BA7">
        <w:rPr>
          <w:sz w:val="23"/>
          <w:szCs w:val="23"/>
        </w:rPr>
        <w:t>, without regard to its principles of choice of law or conflicts of law.  Each Party hereby irrevocably and unconditionally (a) consents to submit to the exclusive jurisdiction of the courts of the</w:t>
      </w:r>
      <w:r w:rsidR="001315B9" w:rsidRPr="00194BA7">
        <w:rPr>
          <w:sz w:val="23"/>
          <w:szCs w:val="23"/>
        </w:rPr>
        <w:t xml:space="preserve"> state in which the Propert</w:t>
      </w:r>
      <w:r w:rsidR="009B4BF6">
        <w:rPr>
          <w:sz w:val="23"/>
          <w:szCs w:val="23"/>
        </w:rPr>
        <w:t>ies</w:t>
      </w:r>
      <w:r w:rsidR="001315B9" w:rsidRPr="00194BA7">
        <w:rPr>
          <w:sz w:val="23"/>
          <w:szCs w:val="23"/>
        </w:rPr>
        <w:t xml:space="preserve"> </w:t>
      </w:r>
      <w:r w:rsidR="009B4BF6">
        <w:rPr>
          <w:sz w:val="23"/>
          <w:szCs w:val="23"/>
        </w:rPr>
        <w:t>are</w:t>
      </w:r>
      <w:r w:rsidR="001315B9" w:rsidRPr="00194BA7">
        <w:rPr>
          <w:sz w:val="23"/>
          <w:szCs w:val="23"/>
        </w:rPr>
        <w:t xml:space="preserve"> located</w:t>
      </w:r>
      <w:r w:rsidR="006E0113" w:rsidRPr="00194BA7">
        <w:rPr>
          <w:sz w:val="23"/>
          <w:szCs w:val="23"/>
        </w:rPr>
        <w:t xml:space="preserve"> </w:t>
      </w:r>
      <w:r w:rsidR="00E07B4A" w:rsidRPr="00194BA7">
        <w:rPr>
          <w:sz w:val="23"/>
          <w:szCs w:val="23"/>
        </w:rPr>
        <w:t>in connection with any action, suit or proceeding arising out of or relating to this Agreement and the transactions contemplated hereby, (b) waives any objection to the laying of venue of any such action, suit, or proceeding in any such court and (c) waives and agrees not to plead or claim in any such court that any such action, suit or proceeding brought in any such court has been brought in an inconvenient forum.</w:t>
      </w:r>
    </w:p>
    <w:p w14:paraId="161EA79C" w14:textId="77777777" w:rsidR="00E07B4A" w:rsidRPr="00194BA7" w:rsidRDefault="00E07B4A" w:rsidP="00E07B4A">
      <w:pPr>
        <w:autoSpaceDE w:val="0"/>
        <w:autoSpaceDN w:val="0"/>
        <w:adjustRightInd w:val="0"/>
        <w:ind w:left="720"/>
        <w:rPr>
          <w:sz w:val="23"/>
          <w:szCs w:val="23"/>
        </w:rPr>
      </w:pPr>
    </w:p>
    <w:p w14:paraId="3110D840" w14:textId="08C98AAD" w:rsidR="00E07B4A" w:rsidRPr="00194BA7" w:rsidRDefault="004A3266" w:rsidP="00E07B4A">
      <w:pPr>
        <w:autoSpaceDE w:val="0"/>
        <w:autoSpaceDN w:val="0"/>
        <w:adjustRightInd w:val="0"/>
        <w:ind w:firstLine="720"/>
        <w:jc w:val="both"/>
        <w:rPr>
          <w:sz w:val="23"/>
          <w:szCs w:val="23"/>
        </w:rPr>
      </w:pPr>
      <w:r w:rsidRPr="00194BA7">
        <w:rPr>
          <w:sz w:val="23"/>
          <w:szCs w:val="23"/>
        </w:rPr>
        <w:t>8</w:t>
      </w:r>
      <w:r w:rsidR="00E07B4A" w:rsidRPr="00194BA7">
        <w:rPr>
          <w:sz w:val="23"/>
          <w:szCs w:val="23"/>
        </w:rPr>
        <w:t>.</w:t>
      </w:r>
      <w:r w:rsidR="00E07B4A" w:rsidRPr="00194BA7">
        <w:rPr>
          <w:sz w:val="23"/>
          <w:szCs w:val="23"/>
        </w:rPr>
        <w:tab/>
      </w:r>
      <w:r w:rsidR="00E07B4A" w:rsidRPr="00194BA7">
        <w:rPr>
          <w:sz w:val="23"/>
          <w:szCs w:val="23"/>
          <w:u w:val="single"/>
        </w:rPr>
        <w:t>Notice</w:t>
      </w:r>
      <w:r w:rsidR="00E07B4A" w:rsidRPr="00194BA7">
        <w:rPr>
          <w:sz w:val="23"/>
          <w:szCs w:val="23"/>
        </w:rPr>
        <w:t>.  Any notice provided pursuant to this Agreement shall be in writing and shall be mailed by certified mail, return receipt requested, personally delivered, or delivered by a recognized courier service with receipt acknowledged</w:t>
      </w:r>
      <w:r w:rsidR="00000B2F">
        <w:rPr>
          <w:sz w:val="23"/>
          <w:szCs w:val="23"/>
        </w:rPr>
        <w:t xml:space="preserve"> or via email</w:t>
      </w:r>
      <w:r w:rsidR="00E07B4A" w:rsidRPr="00194BA7">
        <w:rPr>
          <w:sz w:val="23"/>
          <w:szCs w:val="23"/>
        </w:rPr>
        <w:t>.  Notices shall be addressed</w:t>
      </w:r>
      <w:r w:rsidR="00566F92">
        <w:rPr>
          <w:sz w:val="23"/>
          <w:szCs w:val="23"/>
        </w:rPr>
        <w:t xml:space="preserve"> or email address, as applicable,</w:t>
      </w:r>
      <w:r w:rsidR="00E07B4A" w:rsidRPr="00194BA7">
        <w:rPr>
          <w:sz w:val="23"/>
          <w:szCs w:val="23"/>
        </w:rPr>
        <w:t xml:space="preserve"> to the Party at the address set forth above or as they may otherwise specify by notice hereunder.  Any notice shall be deemed given upon receipt</w:t>
      </w:r>
      <w:r w:rsidR="00566F92">
        <w:rPr>
          <w:sz w:val="23"/>
          <w:szCs w:val="23"/>
        </w:rPr>
        <w:t xml:space="preserve"> or delivery if via email</w:t>
      </w:r>
      <w:r w:rsidR="00E07B4A" w:rsidRPr="00194BA7">
        <w:rPr>
          <w:sz w:val="23"/>
          <w:szCs w:val="23"/>
        </w:rPr>
        <w:t>.</w:t>
      </w:r>
    </w:p>
    <w:p w14:paraId="6E44DB26" w14:textId="77777777" w:rsidR="00E07B4A" w:rsidRPr="00194BA7" w:rsidRDefault="00E07B4A" w:rsidP="00E07B4A">
      <w:pPr>
        <w:autoSpaceDE w:val="0"/>
        <w:autoSpaceDN w:val="0"/>
        <w:adjustRightInd w:val="0"/>
        <w:ind w:left="720"/>
        <w:rPr>
          <w:sz w:val="23"/>
          <w:szCs w:val="23"/>
        </w:rPr>
      </w:pPr>
    </w:p>
    <w:p w14:paraId="62984115" w14:textId="77777777" w:rsidR="00E07B4A" w:rsidRPr="00194BA7" w:rsidRDefault="004A3266" w:rsidP="00E07B4A">
      <w:pPr>
        <w:autoSpaceDE w:val="0"/>
        <w:autoSpaceDN w:val="0"/>
        <w:adjustRightInd w:val="0"/>
        <w:ind w:firstLine="720"/>
        <w:jc w:val="both"/>
        <w:rPr>
          <w:sz w:val="23"/>
          <w:szCs w:val="23"/>
        </w:rPr>
      </w:pPr>
      <w:r w:rsidRPr="00194BA7">
        <w:rPr>
          <w:sz w:val="23"/>
          <w:szCs w:val="23"/>
        </w:rPr>
        <w:t>9</w:t>
      </w:r>
      <w:r w:rsidR="00E07B4A" w:rsidRPr="00194BA7">
        <w:rPr>
          <w:sz w:val="23"/>
          <w:szCs w:val="23"/>
        </w:rPr>
        <w:t>.</w:t>
      </w:r>
      <w:r w:rsidR="00E07B4A" w:rsidRPr="00194BA7">
        <w:rPr>
          <w:sz w:val="23"/>
          <w:szCs w:val="23"/>
        </w:rPr>
        <w:tab/>
      </w:r>
      <w:r w:rsidR="00E07B4A" w:rsidRPr="00194BA7">
        <w:rPr>
          <w:sz w:val="23"/>
          <w:szCs w:val="23"/>
          <w:u w:val="single"/>
        </w:rPr>
        <w:t>Counterparts</w:t>
      </w:r>
      <w:r w:rsidR="00E07B4A" w:rsidRPr="00194BA7">
        <w:rPr>
          <w:sz w:val="23"/>
          <w:szCs w:val="23"/>
        </w:rPr>
        <w:t xml:space="preserve">.  </w:t>
      </w:r>
      <w:r w:rsidRPr="00194BA7">
        <w:rPr>
          <w:sz w:val="23"/>
          <w:szCs w:val="23"/>
        </w:rPr>
        <w:t xml:space="preserve">This Agreement:  (a) is the complete agreement of the Parties concerning the subject matter hereof and supersedes any prior such agreements; (b) may not be </w:t>
      </w:r>
      <w:r w:rsidRPr="00194BA7">
        <w:rPr>
          <w:sz w:val="23"/>
          <w:szCs w:val="23"/>
        </w:rPr>
        <w:lastRenderedPageBreak/>
        <w:t xml:space="preserve">amended or in any manner modified except in writing signed by the Parties; and (c) is binding upon the Parties hereto and their successors and permitted assigns.  </w:t>
      </w:r>
      <w:r w:rsidR="00E07B4A" w:rsidRPr="00194BA7">
        <w:rPr>
          <w:sz w:val="23"/>
          <w:szCs w:val="23"/>
        </w:rPr>
        <w:t>This Agreement may be executed in any number of counterparts, each of which shall be deemed to be an original, but all of which shall constitute one and the same document.  Each Party agrees that the delivery of the signed Agreement by facsimile or in electronically readable format shall have the same force and effect as delivery of original signature and that each Party may use such signatures as evidence of the execution and delivery of the Agreement by all Parties to the same extent that an original signature could be used.</w:t>
      </w:r>
    </w:p>
    <w:p w14:paraId="06059B46" w14:textId="77777777" w:rsidR="004A3266" w:rsidRPr="00194BA7" w:rsidRDefault="004A3266" w:rsidP="00E07B4A">
      <w:pPr>
        <w:autoSpaceDE w:val="0"/>
        <w:autoSpaceDN w:val="0"/>
        <w:adjustRightInd w:val="0"/>
        <w:ind w:firstLine="720"/>
        <w:jc w:val="both"/>
        <w:rPr>
          <w:sz w:val="23"/>
          <w:szCs w:val="23"/>
        </w:rPr>
      </w:pPr>
    </w:p>
    <w:p w14:paraId="20227B56"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center"/>
        <w:rPr>
          <w:sz w:val="23"/>
          <w:szCs w:val="23"/>
        </w:rPr>
      </w:pPr>
      <w:r w:rsidRPr="00194BA7">
        <w:rPr>
          <w:sz w:val="23"/>
          <w:szCs w:val="23"/>
        </w:rPr>
        <w:t>[</w:t>
      </w:r>
      <w:r w:rsidRPr="00194BA7">
        <w:rPr>
          <w:b/>
          <w:bCs/>
          <w:i/>
          <w:iCs/>
          <w:sz w:val="23"/>
          <w:szCs w:val="23"/>
        </w:rPr>
        <w:t>REMAINDER OF PAGE LEFT BLANK INTENTIONALLY</w:t>
      </w:r>
      <w:r w:rsidRPr="00194BA7">
        <w:rPr>
          <w:sz w:val="23"/>
          <w:szCs w:val="23"/>
        </w:rPr>
        <w:t>]</w:t>
      </w:r>
      <w:r w:rsidRPr="00194BA7">
        <w:rPr>
          <w:sz w:val="23"/>
          <w:szCs w:val="23"/>
        </w:rPr>
        <w:br w:type="page"/>
      </w:r>
    </w:p>
    <w:p w14:paraId="65E260D7"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both"/>
        <w:rPr>
          <w:sz w:val="23"/>
          <w:szCs w:val="23"/>
        </w:rPr>
      </w:pPr>
      <w:r w:rsidRPr="00194BA7">
        <w:rPr>
          <w:sz w:val="23"/>
          <w:szCs w:val="23"/>
        </w:rPr>
        <w:lastRenderedPageBreak/>
        <w:t xml:space="preserve"> </w:t>
      </w:r>
      <w:r w:rsidRPr="00194BA7">
        <w:rPr>
          <w:sz w:val="23"/>
          <w:szCs w:val="23"/>
        </w:rPr>
        <w:tab/>
      </w:r>
      <w:r w:rsidRPr="00194BA7">
        <w:rPr>
          <w:b/>
          <w:sz w:val="23"/>
          <w:szCs w:val="23"/>
        </w:rPr>
        <w:t>IN WITNESS WHEREOF</w:t>
      </w:r>
      <w:r w:rsidRPr="00194BA7">
        <w:rPr>
          <w:sz w:val="23"/>
          <w:szCs w:val="23"/>
        </w:rPr>
        <w:t>, the Parties hereto have duly executed this Agreement as of the Effective Date.</w:t>
      </w:r>
    </w:p>
    <w:p w14:paraId="38AA06B3" w14:textId="77777777" w:rsidR="00E07B4A" w:rsidRPr="00194BA7" w:rsidRDefault="00E07B4A" w:rsidP="00E07B4A">
      <w:pPr>
        <w:tabs>
          <w:tab w:val="left" w:pos="-1080"/>
          <w:tab w:val="left" w:pos="-720"/>
          <w:tab w:val="left" w:pos="0"/>
          <w:tab w:val="left" w:pos="540"/>
          <w:tab w:val="left" w:pos="1440"/>
        </w:tabs>
        <w:autoSpaceDE w:val="0"/>
        <w:autoSpaceDN w:val="0"/>
        <w:adjustRightInd w:val="0"/>
        <w:jc w:val="both"/>
        <w:rPr>
          <w:b/>
          <w:bCs/>
          <w:sz w:val="23"/>
          <w:szCs w:val="23"/>
        </w:rPr>
      </w:pPr>
    </w:p>
    <w:p w14:paraId="514D1053" w14:textId="77777777" w:rsidR="009471E3" w:rsidRPr="00194BA7" w:rsidRDefault="009471E3" w:rsidP="00E07B4A">
      <w:pPr>
        <w:tabs>
          <w:tab w:val="left" w:pos="-1080"/>
          <w:tab w:val="left" w:pos="-720"/>
          <w:tab w:val="left" w:pos="0"/>
          <w:tab w:val="left" w:pos="540"/>
          <w:tab w:val="left" w:pos="1440"/>
        </w:tabs>
        <w:autoSpaceDE w:val="0"/>
        <w:autoSpaceDN w:val="0"/>
        <w:adjustRightInd w:val="0"/>
        <w:jc w:val="both"/>
        <w:rPr>
          <w:b/>
          <w:bCs/>
          <w:sz w:val="23"/>
          <w:szCs w:val="23"/>
        </w:rPr>
        <w:sectPr w:rsidR="009471E3" w:rsidRPr="00194BA7" w:rsidSect="0006512A">
          <w:footerReference w:type="default" r:id="rId9"/>
          <w:footerReference w:type="first" r:id="rId10"/>
          <w:pgSz w:w="12240" w:h="15840" w:code="1"/>
          <w:pgMar w:top="1440" w:right="1440" w:bottom="1440" w:left="1440" w:header="720" w:footer="720" w:gutter="0"/>
          <w:cols w:space="720"/>
          <w:noEndnote/>
          <w:titlePg/>
        </w:sectPr>
      </w:pPr>
    </w:p>
    <w:p w14:paraId="14781174" w14:textId="77777777" w:rsidR="00F02D24" w:rsidRPr="00194BA7" w:rsidRDefault="00F02D24" w:rsidP="00E07B4A">
      <w:pPr>
        <w:tabs>
          <w:tab w:val="left" w:pos="-1080"/>
          <w:tab w:val="left" w:pos="-720"/>
          <w:tab w:val="left" w:pos="0"/>
          <w:tab w:val="left" w:pos="540"/>
          <w:tab w:val="left" w:pos="1440"/>
        </w:tabs>
        <w:autoSpaceDE w:val="0"/>
        <w:autoSpaceDN w:val="0"/>
        <w:adjustRightInd w:val="0"/>
        <w:jc w:val="both"/>
        <w:rPr>
          <w:b/>
          <w:bCs/>
          <w:sz w:val="23"/>
          <w:szCs w:val="23"/>
        </w:rPr>
      </w:pPr>
    </w:p>
    <w:p w14:paraId="5D4245B0" w14:textId="77777777" w:rsidR="00007D75" w:rsidRPr="00194BA7" w:rsidRDefault="006E0113" w:rsidP="009471E3">
      <w:pPr>
        <w:tabs>
          <w:tab w:val="left" w:pos="-1080"/>
          <w:tab w:val="left" w:pos="-720"/>
          <w:tab w:val="left" w:pos="0"/>
          <w:tab w:val="left" w:pos="540"/>
          <w:tab w:val="left" w:pos="1440"/>
        </w:tabs>
        <w:autoSpaceDE w:val="0"/>
        <w:autoSpaceDN w:val="0"/>
        <w:adjustRightInd w:val="0"/>
        <w:jc w:val="both"/>
        <w:rPr>
          <w:b/>
          <w:bCs/>
          <w:sz w:val="23"/>
          <w:szCs w:val="23"/>
        </w:rPr>
      </w:pPr>
      <w:r w:rsidRPr="00194BA7">
        <w:rPr>
          <w:b/>
          <w:bCs/>
          <w:sz w:val="23"/>
          <w:szCs w:val="23"/>
        </w:rPr>
        <w:t>DISCLOSING PARTY:</w:t>
      </w:r>
    </w:p>
    <w:p w14:paraId="527853C4" w14:textId="77777777" w:rsidR="006E0113" w:rsidRPr="00194BA7" w:rsidRDefault="006E0113" w:rsidP="00007D75">
      <w:pPr>
        <w:keepNext/>
        <w:tabs>
          <w:tab w:val="left" w:pos="-1080"/>
          <w:tab w:val="left" w:pos="-720"/>
          <w:tab w:val="left" w:pos="0"/>
          <w:tab w:val="left" w:pos="540"/>
          <w:tab w:val="left" w:pos="1440"/>
        </w:tabs>
        <w:autoSpaceDE w:val="0"/>
        <w:autoSpaceDN w:val="0"/>
        <w:adjustRightInd w:val="0"/>
        <w:jc w:val="both"/>
        <w:rPr>
          <w:b/>
          <w:sz w:val="23"/>
          <w:szCs w:val="23"/>
        </w:rPr>
      </w:pPr>
    </w:p>
    <w:p w14:paraId="6D327671" w14:textId="6EB57F80" w:rsidR="00E07B4A" w:rsidRPr="007E4437" w:rsidRDefault="008323E0" w:rsidP="00007D75">
      <w:pPr>
        <w:keepNext/>
        <w:tabs>
          <w:tab w:val="left" w:pos="-1080"/>
          <w:tab w:val="left" w:pos="-720"/>
          <w:tab w:val="left" w:pos="0"/>
          <w:tab w:val="left" w:pos="540"/>
          <w:tab w:val="left" w:pos="1440"/>
        </w:tabs>
        <w:autoSpaceDE w:val="0"/>
        <w:autoSpaceDN w:val="0"/>
        <w:adjustRightInd w:val="0"/>
        <w:jc w:val="both"/>
        <w:rPr>
          <w:bCs/>
          <w:sz w:val="23"/>
          <w:szCs w:val="23"/>
        </w:rPr>
      </w:pPr>
      <w:r>
        <w:rPr>
          <w:b/>
          <w:sz w:val="23"/>
          <w:szCs w:val="23"/>
        </w:rPr>
        <w:t>XXXXX</w:t>
      </w:r>
      <w:r w:rsidR="00231420" w:rsidRPr="00231420">
        <w:rPr>
          <w:b/>
          <w:sz w:val="23"/>
          <w:szCs w:val="23"/>
        </w:rPr>
        <w:t xml:space="preserve">, </w:t>
      </w:r>
      <w:r w:rsidR="00231420" w:rsidRPr="007E4437">
        <w:rPr>
          <w:bCs/>
          <w:sz w:val="23"/>
          <w:szCs w:val="23"/>
        </w:rPr>
        <w:t>on behalf of itself and its affiliates owning or managing medical office properties in Florida and California</w:t>
      </w:r>
      <w:r w:rsidR="004524AD" w:rsidRPr="007E4437">
        <w:rPr>
          <w:bCs/>
          <w:sz w:val="23"/>
          <w:szCs w:val="23"/>
        </w:rPr>
        <w:tab/>
      </w:r>
      <w:r w:rsidR="004524AD" w:rsidRPr="007E4437">
        <w:rPr>
          <w:bCs/>
          <w:sz w:val="23"/>
          <w:szCs w:val="23"/>
        </w:rPr>
        <w:tab/>
      </w:r>
    </w:p>
    <w:p w14:paraId="43F6D100" w14:textId="77777777" w:rsidR="00E07B4A" w:rsidRPr="00194BA7" w:rsidRDefault="00E07B4A"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6EBCC1E4" w14:textId="77777777" w:rsidR="005C1578" w:rsidRPr="00194BA7" w:rsidRDefault="005C1578"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6A9818A6" w14:textId="77777777" w:rsidR="00B80360" w:rsidRDefault="00B80360" w:rsidP="006E0113">
      <w:pPr>
        <w:keepNext/>
        <w:rPr>
          <w:sz w:val="23"/>
          <w:szCs w:val="23"/>
        </w:rPr>
      </w:pPr>
    </w:p>
    <w:p w14:paraId="5A674050" w14:textId="7C0518DF" w:rsidR="00E07B4A" w:rsidRPr="00194BA7" w:rsidRDefault="004524AD" w:rsidP="006E0113">
      <w:pPr>
        <w:keepNext/>
        <w:rPr>
          <w:sz w:val="23"/>
          <w:szCs w:val="23"/>
        </w:rPr>
      </w:pPr>
      <w:r w:rsidRPr="00194BA7">
        <w:rPr>
          <w:sz w:val="23"/>
          <w:szCs w:val="23"/>
        </w:rPr>
        <w:t>By:__________________________</w:t>
      </w:r>
      <w:r w:rsidRPr="00194BA7">
        <w:rPr>
          <w:sz w:val="23"/>
          <w:szCs w:val="23"/>
        </w:rPr>
        <w:tab/>
      </w:r>
      <w:r w:rsidRPr="00194BA7">
        <w:rPr>
          <w:sz w:val="23"/>
          <w:szCs w:val="23"/>
        </w:rPr>
        <w:tab/>
      </w:r>
    </w:p>
    <w:p w14:paraId="461B19E6" w14:textId="77777777" w:rsidR="004524AD" w:rsidRPr="00194BA7" w:rsidRDefault="004524AD" w:rsidP="006E0113">
      <w:pPr>
        <w:keepNext/>
        <w:rPr>
          <w:sz w:val="23"/>
          <w:szCs w:val="23"/>
        </w:rPr>
      </w:pPr>
    </w:p>
    <w:p w14:paraId="18BD686B" w14:textId="3C23732A" w:rsidR="006E0113" w:rsidRPr="00194BA7" w:rsidRDefault="006E0113" w:rsidP="006E0113">
      <w:pPr>
        <w:keepNext/>
        <w:rPr>
          <w:sz w:val="23"/>
          <w:szCs w:val="23"/>
        </w:rPr>
      </w:pPr>
      <w:r w:rsidRPr="00194BA7">
        <w:rPr>
          <w:sz w:val="23"/>
          <w:szCs w:val="23"/>
        </w:rPr>
        <w:t xml:space="preserve">Name: </w:t>
      </w:r>
      <w:r w:rsidR="006E1A37">
        <w:rPr>
          <w:sz w:val="23"/>
          <w:szCs w:val="23"/>
        </w:rPr>
        <w:t>XXXX</w:t>
      </w:r>
    </w:p>
    <w:p w14:paraId="355B9EDF" w14:textId="77777777" w:rsidR="006E0113" w:rsidRPr="00194BA7" w:rsidRDefault="006E0113" w:rsidP="006E0113">
      <w:pPr>
        <w:keepNext/>
        <w:rPr>
          <w:sz w:val="23"/>
          <w:szCs w:val="23"/>
        </w:rPr>
      </w:pPr>
    </w:p>
    <w:p w14:paraId="16EAAE3A" w14:textId="59096F27" w:rsidR="004524AD" w:rsidRPr="00194BA7" w:rsidRDefault="001C3E8E" w:rsidP="006E0113">
      <w:pPr>
        <w:keepNext/>
        <w:rPr>
          <w:sz w:val="23"/>
          <w:szCs w:val="23"/>
        </w:rPr>
      </w:pPr>
      <w:r w:rsidRPr="00194BA7">
        <w:rPr>
          <w:sz w:val="23"/>
          <w:szCs w:val="23"/>
        </w:rPr>
        <w:t>Its:</w:t>
      </w:r>
      <w:r>
        <w:rPr>
          <w:sz w:val="23"/>
          <w:szCs w:val="23"/>
        </w:rPr>
        <w:t xml:space="preserve"> </w:t>
      </w:r>
      <w:r w:rsidR="006E1A37">
        <w:rPr>
          <w:sz w:val="23"/>
          <w:szCs w:val="23"/>
        </w:rPr>
        <w:t>XXXX</w:t>
      </w:r>
    </w:p>
    <w:p w14:paraId="442A990C" w14:textId="77777777" w:rsidR="004524AD" w:rsidRPr="00194BA7" w:rsidRDefault="004524AD" w:rsidP="00007D75">
      <w:pPr>
        <w:keepNext/>
        <w:rPr>
          <w:sz w:val="23"/>
          <w:szCs w:val="23"/>
        </w:rPr>
      </w:pPr>
    </w:p>
    <w:p w14:paraId="313E411E" w14:textId="77777777" w:rsidR="004524AD" w:rsidRPr="00194BA7" w:rsidRDefault="004524AD" w:rsidP="00007D75">
      <w:pPr>
        <w:keepNext/>
        <w:rPr>
          <w:sz w:val="23"/>
          <w:szCs w:val="23"/>
        </w:rPr>
      </w:pPr>
    </w:p>
    <w:p w14:paraId="3C54FAFC" w14:textId="713AC11B" w:rsidR="00AE70CF" w:rsidRDefault="00AE70CF">
      <w:pPr>
        <w:rPr>
          <w:ins w:id="12" w:author="SeedJura, PLLC" w:date="2025-07-09T23:41:00Z" w16du:dateUtc="2025-07-10T03:41:00Z"/>
          <w:sz w:val="23"/>
          <w:szCs w:val="23"/>
        </w:rPr>
      </w:pPr>
      <w:ins w:id="13" w:author="SeedJura, PLLC" w:date="2025-07-09T23:41:00Z" w16du:dateUtc="2025-07-10T03:41:00Z">
        <w:r>
          <w:rPr>
            <w:sz w:val="23"/>
            <w:szCs w:val="23"/>
          </w:rPr>
          <w:br w:type="page"/>
        </w:r>
      </w:ins>
    </w:p>
    <w:p w14:paraId="760F1FF1" w14:textId="77777777" w:rsidR="004524AD" w:rsidRPr="00194BA7" w:rsidRDefault="004524AD">
      <w:pPr>
        <w:rPr>
          <w:sz w:val="23"/>
          <w:szCs w:val="23"/>
        </w:rPr>
      </w:pPr>
    </w:p>
    <w:p w14:paraId="232D5C48" w14:textId="77777777" w:rsidR="004524AD" w:rsidRPr="00194BA7" w:rsidRDefault="004524AD">
      <w:pPr>
        <w:rPr>
          <w:sz w:val="23"/>
          <w:szCs w:val="23"/>
        </w:rPr>
      </w:pPr>
    </w:p>
    <w:p w14:paraId="1E39FB9E" w14:textId="77777777" w:rsidR="00007D75" w:rsidRPr="00194BA7" w:rsidRDefault="00007D75" w:rsidP="00007D75">
      <w:pPr>
        <w:keepNext/>
        <w:keepLines/>
        <w:rPr>
          <w:b/>
          <w:sz w:val="23"/>
          <w:szCs w:val="23"/>
        </w:rPr>
      </w:pPr>
    </w:p>
    <w:p w14:paraId="31769E7D" w14:textId="49C45CFE" w:rsidR="00007D75" w:rsidRPr="00194BA7" w:rsidRDefault="006E0113" w:rsidP="00007D75">
      <w:pPr>
        <w:keepNext/>
        <w:keepLines/>
        <w:rPr>
          <w:b/>
          <w:sz w:val="23"/>
          <w:szCs w:val="23"/>
        </w:rPr>
      </w:pPr>
      <w:r w:rsidRPr="00194BA7">
        <w:rPr>
          <w:b/>
          <w:sz w:val="23"/>
          <w:szCs w:val="23"/>
        </w:rPr>
        <w:t>RECEIVING PARTY:</w:t>
      </w:r>
    </w:p>
    <w:p w14:paraId="2EAADCD4" w14:textId="0D304DF3" w:rsidR="006E0113" w:rsidRPr="00194BA7" w:rsidRDefault="006E0113" w:rsidP="00007D75">
      <w:pPr>
        <w:keepNext/>
        <w:keepLines/>
        <w:rPr>
          <w:b/>
          <w:sz w:val="23"/>
          <w:szCs w:val="23"/>
          <w:highlight w:val="green"/>
        </w:rPr>
      </w:pPr>
    </w:p>
    <w:p w14:paraId="6BE68C6D" w14:textId="3D037C90" w:rsidR="006E0113" w:rsidRPr="00C611C2" w:rsidRDefault="008C75F8" w:rsidP="006E0113">
      <w:pPr>
        <w:keepNext/>
        <w:tabs>
          <w:tab w:val="left" w:pos="-1080"/>
          <w:tab w:val="left" w:pos="-720"/>
          <w:tab w:val="left" w:pos="0"/>
          <w:tab w:val="left" w:pos="540"/>
          <w:tab w:val="left" w:pos="1440"/>
        </w:tabs>
        <w:autoSpaceDE w:val="0"/>
        <w:autoSpaceDN w:val="0"/>
        <w:adjustRightInd w:val="0"/>
        <w:jc w:val="both"/>
        <w:rPr>
          <w:b/>
          <w:bCs/>
          <w:sz w:val="23"/>
          <w:szCs w:val="23"/>
        </w:rPr>
      </w:pPr>
      <w:r>
        <w:rPr>
          <w:b/>
          <w:bCs/>
          <w:sz w:val="23"/>
          <w:szCs w:val="23"/>
        </w:rPr>
        <w:t>____________________________________</w:t>
      </w:r>
    </w:p>
    <w:p w14:paraId="06A62285" w14:textId="49CE6C11" w:rsidR="005C1578" w:rsidRPr="00194BA7" w:rsidRDefault="005C1578" w:rsidP="006E0113">
      <w:pPr>
        <w:keepNext/>
        <w:tabs>
          <w:tab w:val="left" w:pos="-1080"/>
          <w:tab w:val="left" w:pos="-720"/>
          <w:tab w:val="left" w:pos="0"/>
          <w:tab w:val="left" w:pos="540"/>
          <w:tab w:val="left" w:pos="1440"/>
        </w:tabs>
        <w:autoSpaceDE w:val="0"/>
        <w:autoSpaceDN w:val="0"/>
        <w:adjustRightInd w:val="0"/>
        <w:jc w:val="both"/>
        <w:rPr>
          <w:b/>
          <w:bCs/>
          <w:sz w:val="23"/>
          <w:szCs w:val="23"/>
        </w:rPr>
      </w:pPr>
    </w:p>
    <w:p w14:paraId="758E3B36" w14:textId="0F149428" w:rsidR="00B80360" w:rsidRDefault="00B80360" w:rsidP="006E0113">
      <w:pPr>
        <w:keepNext/>
        <w:rPr>
          <w:sz w:val="23"/>
          <w:szCs w:val="23"/>
        </w:rPr>
      </w:pPr>
    </w:p>
    <w:p w14:paraId="6716310D" w14:textId="23847D0D" w:rsidR="00B80360" w:rsidRDefault="00B80360" w:rsidP="006E0113">
      <w:pPr>
        <w:keepNext/>
        <w:rPr>
          <w:sz w:val="23"/>
          <w:szCs w:val="23"/>
        </w:rPr>
      </w:pPr>
    </w:p>
    <w:p w14:paraId="2E86F19A" w14:textId="5C4CBCF5" w:rsidR="006E0113" w:rsidRPr="00194BA7" w:rsidRDefault="006E0113" w:rsidP="006E0113">
      <w:pPr>
        <w:keepNext/>
        <w:rPr>
          <w:sz w:val="23"/>
          <w:szCs w:val="23"/>
        </w:rPr>
      </w:pPr>
      <w:r w:rsidRPr="00194BA7">
        <w:rPr>
          <w:sz w:val="23"/>
          <w:szCs w:val="23"/>
        </w:rPr>
        <w:t>By:__</w:t>
      </w:r>
      <w:r w:rsidR="008C75F8">
        <w:rPr>
          <w:sz w:val="23"/>
          <w:szCs w:val="23"/>
        </w:rPr>
        <w:t>___</w:t>
      </w:r>
      <w:r w:rsidRPr="00194BA7">
        <w:rPr>
          <w:sz w:val="23"/>
          <w:szCs w:val="23"/>
        </w:rPr>
        <w:t>________________</w:t>
      </w:r>
      <w:r w:rsidR="00B530A0">
        <w:rPr>
          <w:sz w:val="23"/>
          <w:szCs w:val="23"/>
        </w:rPr>
        <w:t>____</w:t>
      </w:r>
      <w:r w:rsidRPr="00194BA7">
        <w:rPr>
          <w:sz w:val="23"/>
          <w:szCs w:val="23"/>
        </w:rPr>
        <w:t>________</w:t>
      </w:r>
    </w:p>
    <w:p w14:paraId="09EF7E03" w14:textId="06F9F858" w:rsidR="006E0113" w:rsidRPr="00194BA7" w:rsidRDefault="006E0113" w:rsidP="006E0113">
      <w:pPr>
        <w:keepNext/>
        <w:rPr>
          <w:sz w:val="23"/>
          <w:szCs w:val="23"/>
        </w:rPr>
      </w:pPr>
    </w:p>
    <w:p w14:paraId="43C1DD21" w14:textId="21C14377" w:rsidR="006E0113" w:rsidRPr="00194BA7" w:rsidRDefault="006E0113" w:rsidP="006E0113">
      <w:pPr>
        <w:keepNext/>
        <w:rPr>
          <w:sz w:val="23"/>
          <w:szCs w:val="23"/>
        </w:rPr>
      </w:pPr>
      <w:r w:rsidRPr="00194BA7">
        <w:rPr>
          <w:sz w:val="23"/>
          <w:szCs w:val="23"/>
        </w:rPr>
        <w:t xml:space="preserve">Name: </w:t>
      </w:r>
      <w:r w:rsidR="00B530A0">
        <w:rPr>
          <w:sz w:val="23"/>
          <w:szCs w:val="23"/>
        </w:rPr>
        <w:t>_______________</w:t>
      </w:r>
      <w:r w:rsidRPr="00194BA7">
        <w:rPr>
          <w:sz w:val="23"/>
          <w:szCs w:val="23"/>
        </w:rPr>
        <w:t>________________</w:t>
      </w:r>
    </w:p>
    <w:p w14:paraId="7F4D22FC" w14:textId="0E45F3A4" w:rsidR="006E0113" w:rsidRPr="00194BA7" w:rsidRDefault="006E0113" w:rsidP="006E0113">
      <w:pPr>
        <w:keepNext/>
        <w:rPr>
          <w:sz w:val="23"/>
          <w:szCs w:val="23"/>
        </w:rPr>
      </w:pPr>
    </w:p>
    <w:p w14:paraId="4D44223F" w14:textId="10A18CA0" w:rsidR="006E0113" w:rsidRPr="00194BA7" w:rsidRDefault="006E0113" w:rsidP="006E0113">
      <w:pPr>
        <w:keepNext/>
        <w:rPr>
          <w:sz w:val="23"/>
          <w:szCs w:val="23"/>
        </w:rPr>
      </w:pPr>
      <w:r w:rsidRPr="00194BA7">
        <w:rPr>
          <w:sz w:val="23"/>
          <w:szCs w:val="23"/>
        </w:rPr>
        <w:t>Its:</w:t>
      </w:r>
      <w:r w:rsidR="00DD0C69">
        <w:rPr>
          <w:sz w:val="23"/>
          <w:szCs w:val="23"/>
        </w:rPr>
        <w:t>_____________</w:t>
      </w:r>
      <w:r w:rsidRPr="00194BA7">
        <w:rPr>
          <w:sz w:val="23"/>
          <w:szCs w:val="23"/>
        </w:rPr>
        <w:t>_____________________</w:t>
      </w:r>
    </w:p>
    <w:p w14:paraId="49E298BD" w14:textId="77777777" w:rsidR="004524AD" w:rsidRPr="00194BA7" w:rsidRDefault="004524AD">
      <w:pPr>
        <w:rPr>
          <w:sz w:val="23"/>
          <w:szCs w:val="23"/>
        </w:rPr>
      </w:pPr>
    </w:p>
    <w:p w14:paraId="150A59F0" w14:textId="77777777" w:rsidR="00007D75" w:rsidRPr="00194BA7" w:rsidRDefault="00007D75">
      <w:pPr>
        <w:rPr>
          <w:sz w:val="23"/>
          <w:szCs w:val="23"/>
        </w:rPr>
      </w:pPr>
    </w:p>
    <w:p w14:paraId="49290668" w14:textId="77777777" w:rsidR="00007D75" w:rsidRPr="00194BA7" w:rsidRDefault="00007D75">
      <w:pPr>
        <w:rPr>
          <w:sz w:val="23"/>
          <w:szCs w:val="23"/>
        </w:rPr>
      </w:pPr>
    </w:p>
    <w:p w14:paraId="45E7A2CA" w14:textId="77777777" w:rsidR="009471E3" w:rsidRPr="00194BA7" w:rsidRDefault="009471E3">
      <w:pPr>
        <w:rPr>
          <w:sz w:val="23"/>
          <w:szCs w:val="23"/>
        </w:rPr>
      </w:pPr>
    </w:p>
    <w:p w14:paraId="625D0582" w14:textId="77777777" w:rsidR="009471E3" w:rsidRPr="00194BA7" w:rsidRDefault="009471E3">
      <w:pPr>
        <w:rPr>
          <w:sz w:val="23"/>
          <w:szCs w:val="23"/>
        </w:rPr>
      </w:pPr>
    </w:p>
    <w:p w14:paraId="25A93C2C" w14:textId="77777777" w:rsidR="009471E3" w:rsidRPr="00194BA7" w:rsidRDefault="009471E3">
      <w:pPr>
        <w:rPr>
          <w:sz w:val="23"/>
          <w:szCs w:val="23"/>
        </w:rPr>
      </w:pPr>
    </w:p>
    <w:p w14:paraId="687625B2" w14:textId="77777777" w:rsidR="009471E3" w:rsidRPr="00194BA7" w:rsidRDefault="009471E3">
      <w:pPr>
        <w:rPr>
          <w:sz w:val="23"/>
          <w:szCs w:val="23"/>
        </w:rPr>
      </w:pPr>
    </w:p>
    <w:p w14:paraId="179102F8" w14:textId="77777777" w:rsidR="009471E3" w:rsidRPr="00194BA7" w:rsidRDefault="009471E3">
      <w:pPr>
        <w:rPr>
          <w:sz w:val="23"/>
          <w:szCs w:val="23"/>
        </w:rPr>
      </w:pPr>
    </w:p>
    <w:p w14:paraId="312BADC0" w14:textId="77777777" w:rsidR="009471E3" w:rsidRPr="00194BA7" w:rsidRDefault="009471E3">
      <w:pPr>
        <w:rPr>
          <w:sz w:val="23"/>
          <w:szCs w:val="23"/>
        </w:rPr>
      </w:pPr>
    </w:p>
    <w:p w14:paraId="73B5676D" w14:textId="77777777" w:rsidR="009471E3" w:rsidRPr="00194BA7" w:rsidRDefault="009471E3">
      <w:pPr>
        <w:rPr>
          <w:sz w:val="23"/>
          <w:szCs w:val="23"/>
        </w:rPr>
      </w:pPr>
    </w:p>
    <w:p w14:paraId="114DC825" w14:textId="77777777" w:rsidR="009471E3" w:rsidRPr="00194BA7" w:rsidRDefault="009471E3">
      <w:pPr>
        <w:rPr>
          <w:sz w:val="23"/>
          <w:szCs w:val="23"/>
        </w:rPr>
      </w:pPr>
    </w:p>
    <w:p w14:paraId="7003FD8B" w14:textId="77777777" w:rsidR="009471E3" w:rsidRPr="00194BA7" w:rsidRDefault="009471E3">
      <w:pPr>
        <w:rPr>
          <w:sz w:val="23"/>
          <w:szCs w:val="23"/>
        </w:rPr>
      </w:pPr>
    </w:p>
    <w:p w14:paraId="6422AFFC" w14:textId="77777777" w:rsidR="009471E3" w:rsidRPr="00194BA7" w:rsidRDefault="009471E3">
      <w:pPr>
        <w:rPr>
          <w:sz w:val="23"/>
          <w:szCs w:val="23"/>
        </w:rPr>
      </w:pPr>
    </w:p>
    <w:p w14:paraId="21C6455E" w14:textId="77777777" w:rsidR="009471E3" w:rsidRPr="00194BA7" w:rsidRDefault="009471E3">
      <w:pPr>
        <w:rPr>
          <w:sz w:val="23"/>
          <w:szCs w:val="23"/>
        </w:rPr>
      </w:pPr>
    </w:p>
    <w:p w14:paraId="4E5FF36D" w14:textId="77777777" w:rsidR="009471E3" w:rsidRPr="00194BA7" w:rsidRDefault="009471E3">
      <w:pPr>
        <w:rPr>
          <w:sz w:val="23"/>
          <w:szCs w:val="23"/>
        </w:rPr>
        <w:sectPr w:rsidR="009471E3" w:rsidRPr="00194BA7" w:rsidSect="009471E3">
          <w:type w:val="continuous"/>
          <w:pgSz w:w="12240" w:h="15840" w:code="1"/>
          <w:pgMar w:top="1440" w:right="1440" w:bottom="1440" w:left="1440" w:header="720" w:footer="720" w:gutter="0"/>
          <w:cols w:num="2" w:space="720"/>
          <w:noEndnote/>
          <w:titlePg/>
        </w:sectPr>
      </w:pPr>
    </w:p>
    <w:p w14:paraId="520A72FD" w14:textId="77777777" w:rsidR="009471E3" w:rsidRPr="00194BA7" w:rsidRDefault="009471E3">
      <w:pPr>
        <w:rPr>
          <w:sz w:val="23"/>
          <w:szCs w:val="23"/>
        </w:rPr>
        <w:sectPr w:rsidR="009471E3" w:rsidRPr="00194BA7" w:rsidSect="009471E3">
          <w:type w:val="continuous"/>
          <w:pgSz w:w="12240" w:h="15840" w:code="1"/>
          <w:pgMar w:top="1440" w:right="1440" w:bottom="1440" w:left="1440" w:header="720" w:footer="720" w:gutter="0"/>
          <w:cols w:num="2" w:space="720"/>
          <w:noEndnote/>
          <w:titlePg/>
        </w:sectPr>
      </w:pPr>
    </w:p>
    <w:p w14:paraId="75EA3E4E" w14:textId="77777777" w:rsidR="004524AD" w:rsidRPr="00194BA7" w:rsidRDefault="004524AD" w:rsidP="006E0113">
      <w:pPr>
        <w:rPr>
          <w:i/>
          <w:sz w:val="23"/>
          <w:szCs w:val="23"/>
        </w:rPr>
      </w:pPr>
    </w:p>
    <w:sectPr w:rsidR="004524AD" w:rsidRPr="00194BA7" w:rsidSect="009471E3">
      <w:type w:val="continuous"/>
      <w:pgSz w:w="12240" w:h="15840" w:code="1"/>
      <w:pgMar w:top="1440" w:right="1440" w:bottom="1440"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2F33" w14:textId="77777777" w:rsidR="008E27B5" w:rsidRDefault="008E27B5" w:rsidP="004524AD">
      <w:r>
        <w:separator/>
      </w:r>
    </w:p>
  </w:endnote>
  <w:endnote w:type="continuationSeparator" w:id="0">
    <w:p w14:paraId="685A981C" w14:textId="77777777" w:rsidR="008E27B5" w:rsidRDefault="008E27B5" w:rsidP="00452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496E" w14:textId="77777777" w:rsidR="004524AD" w:rsidRPr="003421EF" w:rsidRDefault="003421EF" w:rsidP="0006512A">
    <w:pPr>
      <w:pStyle w:val="Footer"/>
      <w:rPr>
        <w:sz w:val="16"/>
        <w:szCs w:val="16"/>
      </w:rPr>
    </w:pPr>
    <w:r>
      <w:rPr>
        <w:sz w:val="16"/>
        <w:szCs w:val="16"/>
      </w:rPr>
      <w:tab/>
    </w:r>
    <w:r w:rsidRPr="003421EF">
      <w:rPr>
        <w:sz w:val="16"/>
        <w:szCs w:val="16"/>
      </w:rPr>
      <w:fldChar w:fldCharType="begin"/>
    </w:r>
    <w:r w:rsidRPr="003421EF">
      <w:rPr>
        <w:sz w:val="16"/>
        <w:szCs w:val="16"/>
      </w:rPr>
      <w:instrText xml:space="preserve"> PAGE   \* MERGEFORMAT </w:instrText>
    </w:r>
    <w:r w:rsidRPr="003421EF">
      <w:rPr>
        <w:sz w:val="16"/>
        <w:szCs w:val="16"/>
      </w:rPr>
      <w:fldChar w:fldCharType="separate"/>
    </w:r>
    <w:r w:rsidR="00194BA7">
      <w:rPr>
        <w:noProof/>
        <w:sz w:val="16"/>
        <w:szCs w:val="16"/>
      </w:rPr>
      <w:t>3</w:t>
    </w:r>
    <w:r w:rsidRPr="003421EF">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CD4B" w14:textId="77777777" w:rsidR="0006512A" w:rsidRDefault="009471E3" w:rsidP="0006512A">
    <w:pPr>
      <w:pStyle w:val="Footer"/>
      <w:rPr>
        <w:sz w:val="16"/>
      </w:rPr>
    </w:pPr>
    <w:r>
      <w:rPr>
        <w:sz w:val="16"/>
      </w:rPr>
      <w:t xml:space="preserve"> </w:t>
    </w:r>
    <w:r w:rsidR="003421EF">
      <w:rPr>
        <w:sz w:val="16"/>
      </w:rPr>
      <w:t xml:space="preserve"> </w:t>
    </w:r>
    <w:r w:rsidR="003421EF">
      <w:rPr>
        <w:sz w:val="16"/>
      </w:rPr>
      <w:tab/>
    </w:r>
    <w:r w:rsidR="003421EF" w:rsidRPr="003421EF">
      <w:rPr>
        <w:sz w:val="16"/>
      </w:rPr>
      <w:fldChar w:fldCharType="begin"/>
    </w:r>
    <w:r w:rsidR="003421EF" w:rsidRPr="003421EF">
      <w:rPr>
        <w:sz w:val="16"/>
      </w:rPr>
      <w:instrText xml:space="preserve"> PAGE   \* MERGEFORMAT </w:instrText>
    </w:r>
    <w:r w:rsidR="003421EF" w:rsidRPr="003421EF">
      <w:rPr>
        <w:sz w:val="16"/>
      </w:rPr>
      <w:fldChar w:fldCharType="separate"/>
    </w:r>
    <w:r w:rsidR="00194BA7">
      <w:rPr>
        <w:noProof/>
        <w:sz w:val="16"/>
      </w:rPr>
      <w:t>1</w:t>
    </w:r>
    <w:r w:rsidR="003421EF" w:rsidRPr="003421EF">
      <w:rPr>
        <w:noProof/>
        <w:sz w:val="16"/>
      </w:rPr>
      <w:fldChar w:fldCharType="end"/>
    </w:r>
  </w:p>
  <w:p w14:paraId="41A77C01" w14:textId="77777777" w:rsidR="0006512A" w:rsidRDefault="00065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CB535" w14:textId="77777777" w:rsidR="008E27B5" w:rsidRDefault="008E27B5" w:rsidP="004524AD">
      <w:r>
        <w:separator/>
      </w:r>
    </w:p>
  </w:footnote>
  <w:footnote w:type="continuationSeparator" w:id="0">
    <w:p w14:paraId="49660D6E" w14:textId="77777777" w:rsidR="008E27B5" w:rsidRDefault="008E27B5" w:rsidP="004524A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edJura, PLLC">
    <w15:presenceInfo w15:providerId="AD" w15:userId="S::admin@seedjura.com::2b42b020-f702-4f27-8826-c7e514e522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B4A"/>
    <w:rsid w:val="00000B2F"/>
    <w:rsid w:val="0000168D"/>
    <w:rsid w:val="00007D75"/>
    <w:rsid w:val="00043CC2"/>
    <w:rsid w:val="0006512A"/>
    <w:rsid w:val="00077096"/>
    <w:rsid w:val="000805EA"/>
    <w:rsid w:val="0008670D"/>
    <w:rsid w:val="000C3832"/>
    <w:rsid w:val="000D4D02"/>
    <w:rsid w:val="000F33A7"/>
    <w:rsid w:val="001023BE"/>
    <w:rsid w:val="00111DBF"/>
    <w:rsid w:val="0011351E"/>
    <w:rsid w:val="00125473"/>
    <w:rsid w:val="001315B9"/>
    <w:rsid w:val="00192F7F"/>
    <w:rsid w:val="00194BA7"/>
    <w:rsid w:val="001C27A9"/>
    <w:rsid w:val="001C3E8E"/>
    <w:rsid w:val="001E4964"/>
    <w:rsid w:val="00216DFF"/>
    <w:rsid w:val="00224743"/>
    <w:rsid w:val="00231420"/>
    <w:rsid w:val="00233220"/>
    <w:rsid w:val="002450EE"/>
    <w:rsid w:val="00261F3C"/>
    <w:rsid w:val="002A33E3"/>
    <w:rsid w:val="002B6A72"/>
    <w:rsid w:val="002C626D"/>
    <w:rsid w:val="002F5E55"/>
    <w:rsid w:val="003050A9"/>
    <w:rsid w:val="003141A3"/>
    <w:rsid w:val="003421EF"/>
    <w:rsid w:val="0036476A"/>
    <w:rsid w:val="00377C37"/>
    <w:rsid w:val="003B398F"/>
    <w:rsid w:val="003C0D88"/>
    <w:rsid w:val="003C36AB"/>
    <w:rsid w:val="00414343"/>
    <w:rsid w:val="004524AD"/>
    <w:rsid w:val="00454C7C"/>
    <w:rsid w:val="004706E9"/>
    <w:rsid w:val="004A21FE"/>
    <w:rsid w:val="004A3266"/>
    <w:rsid w:val="004C1047"/>
    <w:rsid w:val="004C41C4"/>
    <w:rsid w:val="004D1337"/>
    <w:rsid w:val="004D527A"/>
    <w:rsid w:val="004E47EB"/>
    <w:rsid w:val="004E6536"/>
    <w:rsid w:val="0051479C"/>
    <w:rsid w:val="00531100"/>
    <w:rsid w:val="00553D70"/>
    <w:rsid w:val="00566F92"/>
    <w:rsid w:val="0057552B"/>
    <w:rsid w:val="0058443D"/>
    <w:rsid w:val="005A657D"/>
    <w:rsid w:val="005B0CC1"/>
    <w:rsid w:val="005C1578"/>
    <w:rsid w:val="00613C30"/>
    <w:rsid w:val="00613D5A"/>
    <w:rsid w:val="00620E13"/>
    <w:rsid w:val="006422FB"/>
    <w:rsid w:val="00665838"/>
    <w:rsid w:val="006847D8"/>
    <w:rsid w:val="006972A2"/>
    <w:rsid w:val="006A56C8"/>
    <w:rsid w:val="006A79C6"/>
    <w:rsid w:val="006C0298"/>
    <w:rsid w:val="006E0113"/>
    <w:rsid w:val="006E1A37"/>
    <w:rsid w:val="006F40B8"/>
    <w:rsid w:val="007054B4"/>
    <w:rsid w:val="00713826"/>
    <w:rsid w:val="007209C2"/>
    <w:rsid w:val="00733801"/>
    <w:rsid w:val="00781BBD"/>
    <w:rsid w:val="007C48BA"/>
    <w:rsid w:val="007E4437"/>
    <w:rsid w:val="007F27F0"/>
    <w:rsid w:val="00802766"/>
    <w:rsid w:val="008323E0"/>
    <w:rsid w:val="00845B5E"/>
    <w:rsid w:val="008571DC"/>
    <w:rsid w:val="008C03B7"/>
    <w:rsid w:val="008C75F8"/>
    <w:rsid w:val="008E0159"/>
    <w:rsid w:val="008E27B5"/>
    <w:rsid w:val="008E2AC4"/>
    <w:rsid w:val="008F2D9D"/>
    <w:rsid w:val="00917C51"/>
    <w:rsid w:val="00922FAB"/>
    <w:rsid w:val="00943086"/>
    <w:rsid w:val="00945502"/>
    <w:rsid w:val="009471E3"/>
    <w:rsid w:val="009541AD"/>
    <w:rsid w:val="0095721E"/>
    <w:rsid w:val="009B4BF6"/>
    <w:rsid w:val="009F506E"/>
    <w:rsid w:val="00A01E1C"/>
    <w:rsid w:val="00A11815"/>
    <w:rsid w:val="00A22B85"/>
    <w:rsid w:val="00A44B29"/>
    <w:rsid w:val="00A47655"/>
    <w:rsid w:val="00AB0392"/>
    <w:rsid w:val="00AB6418"/>
    <w:rsid w:val="00AB77CB"/>
    <w:rsid w:val="00AE70CF"/>
    <w:rsid w:val="00B017E1"/>
    <w:rsid w:val="00B21D77"/>
    <w:rsid w:val="00B43273"/>
    <w:rsid w:val="00B530A0"/>
    <w:rsid w:val="00B772F7"/>
    <w:rsid w:val="00B80360"/>
    <w:rsid w:val="00BA1616"/>
    <w:rsid w:val="00BA5FB8"/>
    <w:rsid w:val="00BA7C04"/>
    <w:rsid w:val="00BB0761"/>
    <w:rsid w:val="00BC4124"/>
    <w:rsid w:val="00BD1631"/>
    <w:rsid w:val="00BF55B6"/>
    <w:rsid w:val="00C2674C"/>
    <w:rsid w:val="00C55D23"/>
    <w:rsid w:val="00C611C2"/>
    <w:rsid w:val="00C629C0"/>
    <w:rsid w:val="00C654EF"/>
    <w:rsid w:val="00C96A36"/>
    <w:rsid w:val="00CD4465"/>
    <w:rsid w:val="00CD67B1"/>
    <w:rsid w:val="00D000B8"/>
    <w:rsid w:val="00D05F33"/>
    <w:rsid w:val="00D40128"/>
    <w:rsid w:val="00D5168A"/>
    <w:rsid w:val="00D83658"/>
    <w:rsid w:val="00DD0C69"/>
    <w:rsid w:val="00DF474B"/>
    <w:rsid w:val="00E0402F"/>
    <w:rsid w:val="00E07B4A"/>
    <w:rsid w:val="00E178E3"/>
    <w:rsid w:val="00E30979"/>
    <w:rsid w:val="00E47A4C"/>
    <w:rsid w:val="00E766E4"/>
    <w:rsid w:val="00EC3991"/>
    <w:rsid w:val="00F02D24"/>
    <w:rsid w:val="00F40320"/>
    <w:rsid w:val="00F75086"/>
    <w:rsid w:val="00FB0467"/>
    <w:rsid w:val="00FB3817"/>
    <w:rsid w:val="00FC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885A8"/>
  <w15:docId w15:val="{9AA53FAA-B1A0-4B0F-B595-F0DBF503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4AD"/>
    <w:pPr>
      <w:tabs>
        <w:tab w:val="center" w:pos="4680"/>
        <w:tab w:val="right" w:pos="9360"/>
      </w:tabs>
    </w:pPr>
  </w:style>
  <w:style w:type="character" w:customStyle="1" w:styleId="HeaderChar">
    <w:name w:val="Header Char"/>
    <w:basedOn w:val="DefaultParagraphFont"/>
    <w:link w:val="Header"/>
    <w:uiPriority w:val="99"/>
    <w:rsid w:val="004524AD"/>
  </w:style>
  <w:style w:type="paragraph" w:styleId="Footer">
    <w:name w:val="footer"/>
    <w:basedOn w:val="Normal"/>
    <w:link w:val="FooterChar"/>
    <w:uiPriority w:val="99"/>
    <w:unhideWhenUsed/>
    <w:rsid w:val="004524AD"/>
    <w:pPr>
      <w:tabs>
        <w:tab w:val="center" w:pos="4680"/>
        <w:tab w:val="right" w:pos="9360"/>
      </w:tabs>
    </w:pPr>
  </w:style>
  <w:style w:type="character" w:customStyle="1" w:styleId="FooterChar">
    <w:name w:val="Footer Char"/>
    <w:basedOn w:val="DefaultParagraphFont"/>
    <w:link w:val="Footer"/>
    <w:uiPriority w:val="99"/>
    <w:rsid w:val="004524AD"/>
  </w:style>
  <w:style w:type="paragraph" w:styleId="BalloonText">
    <w:name w:val="Balloon Text"/>
    <w:basedOn w:val="Normal"/>
    <w:link w:val="BalloonTextChar"/>
    <w:uiPriority w:val="99"/>
    <w:semiHidden/>
    <w:unhideWhenUsed/>
    <w:rsid w:val="00F02D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D24"/>
    <w:rPr>
      <w:rFonts w:ascii="Segoe UI" w:hAnsi="Segoe UI" w:cs="Segoe UI"/>
      <w:sz w:val="18"/>
      <w:szCs w:val="18"/>
    </w:rPr>
  </w:style>
  <w:style w:type="paragraph" w:styleId="ListParagraph">
    <w:name w:val="List Paragraph"/>
    <w:basedOn w:val="Normal"/>
    <w:uiPriority w:val="34"/>
    <w:qFormat/>
    <w:rsid w:val="00802766"/>
    <w:pPr>
      <w:ind w:left="720"/>
      <w:contextualSpacing/>
    </w:pPr>
  </w:style>
  <w:style w:type="paragraph" w:styleId="Revision">
    <w:name w:val="Revision"/>
    <w:hidden/>
    <w:uiPriority w:val="99"/>
    <w:semiHidden/>
    <w:rsid w:val="004E65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7c4c01-b685-41dd-8479-63ee3f5fb4a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C9A66EE7ABAD45802B8BDCB39FF9EF" ma:contentTypeVersion="16" ma:contentTypeDescription="Create a new document." ma:contentTypeScope="" ma:versionID="347dea89c88bd35e45a27761f3c9dde6">
  <xsd:schema xmlns:xsd="http://www.w3.org/2001/XMLSchema" xmlns:xs="http://www.w3.org/2001/XMLSchema" xmlns:p="http://schemas.microsoft.com/office/2006/metadata/properties" xmlns:ns2="e07c4c01-b685-41dd-8479-63ee3f5fb4a6" xmlns:ns3="1d7d9322-cb14-442a-9c11-c30989bb5b1d" targetNamespace="http://schemas.microsoft.com/office/2006/metadata/properties" ma:root="true" ma:fieldsID="b253dd09ea620aa3f223d1b212a2d4e9" ns2:_="" ns3:_="">
    <xsd:import namespace="e07c4c01-b685-41dd-8479-63ee3f5fb4a6"/>
    <xsd:import namespace="1d7d9322-cb14-442a-9c11-c30989bb5b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7c4c01-b685-41dd-8479-63ee3f5fb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1752280-d043-4218-91dd-cf7b73657f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7d9322-cb14-442a-9c11-c30989bb5b1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210C61-45C1-4AA5-9850-93DEDC8D1E1D}">
  <ds:schemaRefs>
    <ds:schemaRef ds:uri="http://schemas.microsoft.com/office/2006/metadata/properties"/>
    <ds:schemaRef ds:uri="http://schemas.microsoft.com/office/infopath/2007/PartnerControls"/>
    <ds:schemaRef ds:uri="e07c4c01-b685-41dd-8479-63ee3f5fb4a6"/>
  </ds:schemaRefs>
</ds:datastoreItem>
</file>

<file path=customXml/itemProps2.xml><?xml version="1.0" encoding="utf-8"?>
<ds:datastoreItem xmlns:ds="http://schemas.openxmlformats.org/officeDocument/2006/customXml" ds:itemID="{92180FC8-EB2B-4278-B8FB-059296E262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7c4c01-b685-41dd-8479-63ee3f5fb4a6"/>
    <ds:schemaRef ds:uri="1d7d9322-cb14-442a-9c11-c30989bb5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57965B-58AF-4AEF-BDED-E272AA681E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Clifford Berryman</dc:creator>
  <cp:lastModifiedBy>SeedJura, PLLC</cp:lastModifiedBy>
  <cp:revision>7</cp:revision>
  <cp:lastPrinted>1900-01-01T06:00:00Z</cp:lastPrinted>
  <dcterms:created xsi:type="dcterms:W3CDTF">2025-12-18T05:06:00Z</dcterms:created>
  <dcterms:modified xsi:type="dcterms:W3CDTF">2026-02-27T19:16:00Z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0x0101007AC9A66EE7ABAD45802B8BDCB39FF9EF</vt:lpwstr>
  </property>
</Properties>
</file>