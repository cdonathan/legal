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65CE" w14:textId="77777777" w:rsidR="006B0694" w:rsidRDefault="00750790">
      <w:pPr>
        <w:spacing w:before="39"/>
        <w:ind w:left="3"/>
        <w:jc w:val="center"/>
        <w:rPr>
          <w:b/>
        </w:rPr>
      </w:pPr>
      <w:r>
        <w:rPr>
          <w:b/>
        </w:rPr>
        <w:t>CONFIDENTIALITY</w:t>
      </w:r>
      <w:r>
        <w:rPr>
          <w:b/>
          <w:spacing w:val="-11"/>
        </w:rPr>
        <w:t xml:space="preserve"> </w:t>
      </w:r>
      <w:r>
        <w:rPr>
          <w:b/>
        </w:rPr>
        <w:t>AGREEMENT</w:t>
      </w:r>
      <w:r>
        <w:rPr>
          <w:b/>
          <w:spacing w:val="-8"/>
        </w:rPr>
        <w:t xml:space="preserve"> </w:t>
      </w:r>
      <w:r>
        <w:rPr>
          <w:b/>
          <w:spacing w:val="-2"/>
        </w:rPr>
        <w:t>(PRINCIPAL)</w:t>
      </w:r>
    </w:p>
    <w:p w14:paraId="306C65CF" w14:textId="77777777" w:rsidR="006B0694" w:rsidRDefault="006B0694">
      <w:pPr>
        <w:pStyle w:val="BodyText"/>
        <w:rPr>
          <w:b/>
        </w:rPr>
      </w:pPr>
    </w:p>
    <w:p w14:paraId="306C65D0" w14:textId="77777777" w:rsidR="006B0694" w:rsidRDefault="006B0694">
      <w:pPr>
        <w:pStyle w:val="BodyText"/>
        <w:spacing w:before="1"/>
        <w:rPr>
          <w:b/>
        </w:rPr>
      </w:pPr>
    </w:p>
    <w:p w14:paraId="306C65D1" w14:textId="24181AE2" w:rsidR="006B0694" w:rsidRDefault="00750790">
      <w:pPr>
        <w:tabs>
          <w:tab w:val="left" w:pos="7301"/>
        </w:tabs>
        <w:ind w:left="100"/>
        <w:rPr>
          <w:b/>
        </w:rPr>
      </w:pPr>
      <w:r>
        <w:rPr>
          <w:b/>
        </w:rPr>
        <w:t>From:</w:t>
      </w:r>
      <w:r>
        <w:rPr>
          <w:b/>
          <w:spacing w:val="35"/>
        </w:rPr>
        <w:t xml:space="preserve">  </w:t>
      </w:r>
      <w:r w:rsidR="006B56DF">
        <w:rPr>
          <w:b/>
          <w:u w:val="single"/>
        </w:rPr>
        <w:t>XXXX</w:t>
      </w:r>
      <w:r>
        <w:rPr>
          <w:b/>
          <w:u w:val="single"/>
        </w:rPr>
        <w:tab/>
      </w:r>
    </w:p>
    <w:p w14:paraId="306C65D2" w14:textId="5C38EE23" w:rsidR="006B0694" w:rsidRDefault="00750790">
      <w:pPr>
        <w:tabs>
          <w:tab w:val="left" w:pos="820"/>
        </w:tabs>
        <w:spacing w:before="267"/>
        <w:ind w:left="100" w:right="134"/>
        <w:rPr>
          <w:b/>
        </w:rPr>
      </w:pPr>
      <w:r>
        <w:rPr>
          <w:b/>
        </w:rPr>
        <w:t>RE:</w:t>
      </w:r>
      <w:r>
        <w:rPr>
          <w:b/>
          <w:spacing w:val="47"/>
        </w:rPr>
        <w:t xml:space="preserve"> </w:t>
      </w:r>
      <w:r>
        <w:rPr>
          <w:b/>
          <w:u w:val="single"/>
        </w:rPr>
        <w:tab/>
        <w:t xml:space="preserve">Marketplace At The City owned by </w:t>
      </w:r>
      <w:r w:rsidR="006B56DF">
        <w:rPr>
          <w:b/>
          <w:u w:val="single"/>
        </w:rPr>
        <w:t>XXXX</w:t>
      </w:r>
      <w:r>
        <w:rPr>
          <w:b/>
          <w:u w:val="single"/>
        </w:rPr>
        <w:t xml:space="preserve">, an </w:t>
      </w:r>
      <w:r w:rsidR="006B56DF">
        <w:rPr>
          <w:b/>
          <w:u w:val="single"/>
        </w:rPr>
        <w:t>XXXX</w:t>
      </w:r>
      <w:r>
        <w:rPr>
          <w:b/>
          <w:u w:val="single"/>
        </w:rPr>
        <w:t xml:space="preserve"> limited liability</w:t>
      </w:r>
      <w:r>
        <w:rPr>
          <w:b/>
        </w:rPr>
        <w:t xml:space="preserve"> </w:t>
      </w:r>
      <w:r>
        <w:rPr>
          <w:b/>
          <w:u w:val="single"/>
        </w:rPr>
        <w:t>company</w:t>
      </w:r>
      <w:ins w:id="0" w:author="Geneve DuBois" w:date="2025-01-30T18:28:00Z" w16du:dateUtc="2025-01-30T23:28:00Z">
        <w:r w:rsidR="00F200E1">
          <w:rPr>
            <w:b/>
            <w:u w:val="single"/>
          </w:rPr>
          <w:t xml:space="preserve"> (“Seller”)</w:t>
        </w:r>
      </w:ins>
      <w:r>
        <w:rPr>
          <w:b/>
          <w:spacing w:val="-3"/>
          <w:u w:val="single"/>
        </w:rPr>
        <w:t xml:space="preserve"> </w:t>
      </w:r>
      <w:r>
        <w:rPr>
          <w:b/>
          <w:u w:val="single"/>
        </w:rPr>
        <w:t>located</w:t>
      </w:r>
      <w:r>
        <w:rPr>
          <w:b/>
          <w:spacing w:val="-5"/>
          <w:u w:val="single"/>
        </w:rPr>
        <w:t xml:space="preserve"> </w:t>
      </w:r>
      <w:r>
        <w:rPr>
          <w:b/>
          <w:u w:val="single"/>
        </w:rPr>
        <w:t>at</w:t>
      </w:r>
      <w:r>
        <w:rPr>
          <w:b/>
          <w:spacing w:val="-5"/>
          <w:u w:val="single"/>
        </w:rPr>
        <w:t xml:space="preserve"> </w:t>
      </w:r>
      <w:r w:rsidR="006B56DF">
        <w:rPr>
          <w:b/>
          <w:u w:val="single"/>
        </w:rPr>
        <w:t>XXXXX</w:t>
      </w:r>
      <w:r>
        <w:rPr>
          <w:b/>
          <w:u w:val="single"/>
        </w:rPr>
        <w:t xml:space="preserve"> (“Project”;</w:t>
      </w:r>
      <w:r>
        <w:rPr>
          <w:b/>
          <w:spacing w:val="-4"/>
          <w:u w:val="single"/>
        </w:rPr>
        <w:t xml:space="preserve"> </w:t>
      </w:r>
      <w:r>
        <w:rPr>
          <w:b/>
          <w:u w:val="single"/>
        </w:rPr>
        <w:t>“Ownership</w:t>
      </w:r>
      <w:r>
        <w:rPr>
          <w:b/>
          <w:spacing w:val="-7"/>
          <w:u w:val="single"/>
        </w:rPr>
        <w:t xml:space="preserve"> </w:t>
      </w:r>
      <w:r>
        <w:rPr>
          <w:b/>
          <w:u w:val="single"/>
        </w:rPr>
        <w:t>Opportunity”)</w:t>
      </w:r>
    </w:p>
    <w:p w14:paraId="306C65D3" w14:textId="77777777" w:rsidR="006B0694" w:rsidRDefault="006B0694">
      <w:pPr>
        <w:pStyle w:val="BodyText"/>
        <w:rPr>
          <w:b/>
        </w:rPr>
      </w:pPr>
    </w:p>
    <w:p w14:paraId="306C65D4" w14:textId="35E58015" w:rsidR="006B0694" w:rsidRDefault="00750790">
      <w:pPr>
        <w:pStyle w:val="BodyText"/>
        <w:spacing w:before="1"/>
        <w:ind w:left="100"/>
      </w:pPr>
      <w:r>
        <w:t>This will serve to confirm your agreement concerning certain material, data, and information (herein "Evaluation</w:t>
      </w:r>
      <w:r>
        <w:rPr>
          <w:spacing w:val="-4"/>
        </w:rPr>
        <w:t xml:space="preserve"> </w:t>
      </w:r>
      <w:r>
        <w:t>Material"),</w:t>
      </w:r>
      <w:r>
        <w:rPr>
          <w:spacing w:val="-3"/>
        </w:rPr>
        <w:t xml:space="preserve"> </w:t>
      </w:r>
      <w:r>
        <w:t>which</w:t>
      </w:r>
      <w:r>
        <w:rPr>
          <w:spacing w:val="-1"/>
        </w:rPr>
        <w:t xml:space="preserve"> </w:t>
      </w:r>
      <w:r>
        <w:t>we</w:t>
      </w:r>
      <w:r>
        <w:rPr>
          <w:spacing w:val="-3"/>
        </w:rPr>
        <w:t xml:space="preserve"> </w:t>
      </w:r>
      <w:r>
        <w:t>will</w:t>
      </w:r>
      <w:r>
        <w:rPr>
          <w:spacing w:val="-4"/>
        </w:rPr>
        <w:t xml:space="preserve"> </w:t>
      </w:r>
      <w:r>
        <w:t>make</w:t>
      </w:r>
      <w:r>
        <w:rPr>
          <w:spacing w:val="-1"/>
        </w:rPr>
        <w:t xml:space="preserve"> </w:t>
      </w:r>
      <w:r>
        <w:t>available</w:t>
      </w:r>
      <w:r>
        <w:rPr>
          <w:spacing w:val="-1"/>
        </w:rPr>
        <w:t xml:space="preserve"> </w:t>
      </w:r>
      <w:r>
        <w:t>to you</w:t>
      </w:r>
      <w:r>
        <w:rPr>
          <w:spacing w:val="-2"/>
        </w:rPr>
        <w:t xml:space="preserve"> </w:t>
      </w:r>
      <w:r>
        <w:t>for</w:t>
      </w:r>
      <w:r>
        <w:rPr>
          <w:spacing w:val="-2"/>
        </w:rPr>
        <w:t xml:space="preserve"> </w:t>
      </w:r>
      <w:r>
        <w:t>your</w:t>
      </w:r>
      <w:r>
        <w:rPr>
          <w:spacing w:val="-3"/>
        </w:rPr>
        <w:t xml:space="preserve"> </w:t>
      </w:r>
      <w:r>
        <w:t>study</w:t>
      </w:r>
      <w:r>
        <w:rPr>
          <w:spacing w:val="-1"/>
        </w:rPr>
        <w:t xml:space="preserve"> </w:t>
      </w:r>
      <w:r>
        <w:t>in</w:t>
      </w:r>
      <w:r>
        <w:rPr>
          <w:spacing w:val="-4"/>
        </w:rPr>
        <w:t xml:space="preserve"> </w:t>
      </w:r>
      <w:r>
        <w:t>connection</w:t>
      </w:r>
      <w:r>
        <w:rPr>
          <w:spacing w:val="-4"/>
        </w:rPr>
        <w:t xml:space="preserve"> </w:t>
      </w:r>
      <w:r>
        <w:t>with</w:t>
      </w:r>
      <w:r>
        <w:rPr>
          <w:spacing w:val="-1"/>
        </w:rPr>
        <w:t xml:space="preserve"> </w:t>
      </w:r>
      <w:r>
        <w:t>a</w:t>
      </w:r>
      <w:r>
        <w:rPr>
          <w:spacing w:val="-4"/>
        </w:rPr>
        <w:t xml:space="preserve"> </w:t>
      </w:r>
      <w:r>
        <w:t xml:space="preserve">possible ownership purchase of the </w:t>
      </w:r>
      <w:del w:id="1" w:author="Geneve DuBois" w:date="2025-01-30T18:06:00Z" w16du:dateUtc="2025-01-30T23:06:00Z">
        <w:r w:rsidDel="00883137">
          <w:delText>p</w:delText>
        </w:r>
      </w:del>
      <w:ins w:id="2" w:author="Geneve DuBois" w:date="2025-01-30T18:06:00Z" w16du:dateUtc="2025-01-30T23:06:00Z">
        <w:r w:rsidR="00883137">
          <w:t>P</w:t>
        </w:r>
      </w:ins>
      <w:r>
        <w:t>roject (“Ownership Opportunity”).</w:t>
      </w:r>
    </w:p>
    <w:p w14:paraId="306C65D5" w14:textId="77777777" w:rsidR="006B0694" w:rsidRDefault="006B0694">
      <w:pPr>
        <w:pStyle w:val="BodyText"/>
        <w:spacing w:before="1"/>
      </w:pPr>
    </w:p>
    <w:p w14:paraId="306C65D6" w14:textId="77777777" w:rsidR="006B0694" w:rsidRDefault="00750790">
      <w:pPr>
        <w:pStyle w:val="BodyText"/>
        <w:ind w:left="100" w:right="146"/>
      </w:pPr>
      <w:r>
        <w:t>We are prepared to furnish you with the Evaluation Material in connection with discussions and negotiations concerning a possible transaction involving the Ownership Opportunity only on the condition</w:t>
      </w:r>
      <w:r>
        <w:rPr>
          <w:spacing w:val="-6"/>
        </w:rPr>
        <w:t xml:space="preserve"> </w:t>
      </w:r>
      <w:r>
        <w:t>that</w:t>
      </w:r>
      <w:r>
        <w:rPr>
          <w:spacing w:val="-4"/>
        </w:rPr>
        <w:t xml:space="preserve"> </w:t>
      </w:r>
      <w:r>
        <w:t>you</w:t>
      </w:r>
      <w:r>
        <w:rPr>
          <w:spacing w:val="-4"/>
        </w:rPr>
        <w:t xml:space="preserve"> </w:t>
      </w:r>
      <w:r>
        <w:t>treat</w:t>
      </w:r>
      <w:r>
        <w:rPr>
          <w:spacing w:val="-2"/>
        </w:rPr>
        <w:t xml:space="preserve"> </w:t>
      </w:r>
      <w:r>
        <w:t>such</w:t>
      </w:r>
      <w:r>
        <w:rPr>
          <w:spacing w:val="-2"/>
        </w:rPr>
        <w:t xml:space="preserve"> </w:t>
      </w:r>
      <w:r>
        <w:t>Evaluation</w:t>
      </w:r>
      <w:r>
        <w:rPr>
          <w:spacing w:val="-5"/>
        </w:rPr>
        <w:t xml:space="preserve"> </w:t>
      </w:r>
      <w:r>
        <w:t>Material</w:t>
      </w:r>
      <w:r>
        <w:rPr>
          <w:spacing w:val="-3"/>
        </w:rPr>
        <w:t xml:space="preserve"> </w:t>
      </w:r>
      <w:r>
        <w:t>confidentially,</w:t>
      </w:r>
      <w:r>
        <w:rPr>
          <w:spacing w:val="-2"/>
        </w:rPr>
        <w:t xml:space="preserve"> </w:t>
      </w:r>
      <w:r>
        <w:t>as</w:t>
      </w:r>
      <w:r>
        <w:rPr>
          <w:spacing w:val="-5"/>
        </w:rPr>
        <w:t xml:space="preserve"> </w:t>
      </w:r>
      <w:r>
        <w:t>detailed</w:t>
      </w:r>
      <w:r>
        <w:rPr>
          <w:spacing w:val="-2"/>
        </w:rPr>
        <w:t xml:space="preserve"> </w:t>
      </w:r>
      <w:r>
        <w:t>below,</w:t>
      </w:r>
      <w:r>
        <w:rPr>
          <w:spacing w:val="-1"/>
        </w:rPr>
        <w:t xml:space="preserve"> </w:t>
      </w:r>
      <w:r>
        <w:t>and</w:t>
      </w:r>
      <w:r>
        <w:rPr>
          <w:spacing w:val="-3"/>
        </w:rPr>
        <w:t xml:space="preserve"> </w:t>
      </w:r>
      <w:r>
        <w:t>confirm</w:t>
      </w:r>
      <w:r>
        <w:rPr>
          <w:spacing w:val="-4"/>
        </w:rPr>
        <w:t xml:space="preserve"> </w:t>
      </w:r>
      <w:r>
        <w:t>certain representations</w:t>
      </w:r>
      <w:r>
        <w:rPr>
          <w:spacing w:val="-1"/>
        </w:rPr>
        <w:t xml:space="preserve"> </w:t>
      </w:r>
      <w:r>
        <w:t>to us. Therefore, as a</w:t>
      </w:r>
      <w:r>
        <w:rPr>
          <w:spacing w:val="-1"/>
        </w:rPr>
        <w:t xml:space="preserve"> </w:t>
      </w:r>
      <w:r>
        <w:t>prerequisite to us furnishing to you</w:t>
      </w:r>
      <w:r>
        <w:rPr>
          <w:spacing w:val="-1"/>
        </w:rPr>
        <w:t xml:space="preserve"> </w:t>
      </w:r>
      <w:r>
        <w:t>the Evaluation</w:t>
      </w:r>
      <w:r>
        <w:rPr>
          <w:spacing w:val="-1"/>
        </w:rPr>
        <w:t xml:space="preserve"> </w:t>
      </w:r>
      <w:r>
        <w:t>Material, you hereby represent and agree as follows:</w:t>
      </w:r>
    </w:p>
    <w:p w14:paraId="306C65D7" w14:textId="3BCCAFFD" w:rsidR="006B0694" w:rsidRDefault="00750790">
      <w:pPr>
        <w:pStyle w:val="ListParagraph"/>
        <w:numPr>
          <w:ilvl w:val="0"/>
          <w:numId w:val="1"/>
        </w:numPr>
        <w:tabs>
          <w:tab w:val="left" w:pos="458"/>
          <w:tab w:val="left" w:pos="460"/>
        </w:tabs>
        <w:spacing w:before="268"/>
        <w:ind w:right="212"/>
      </w:pPr>
      <w:r>
        <w:t>The Evaluation Material furnished to you will be used exclusively by you solely for evaluating a possible transaction. Therefore, you agree to keep all Evaluation Material strictly confidential; provided, however, that any such Evaluation Material may be disclosed to your</w:t>
      </w:r>
      <w:ins w:id="3" w:author="Geneve DuBois" w:date="2025-01-30T18:15:00Z" w16du:dateUtc="2025-01-30T23:15:00Z">
        <w:r w:rsidR="00442AC3">
          <w:t xml:space="preserve"> investors, partners,</w:t>
        </w:r>
        <w:r w:rsidR="00B71D43">
          <w:t xml:space="preserve"> advisors,</w:t>
        </w:r>
      </w:ins>
      <w:r>
        <w:t xml:space="preserve"> lawyers, accountants, and lenders ("Client Representatives") who need to know such information for the purpose of assisting you with your possible purchase of the </w:t>
      </w:r>
      <w:ins w:id="4" w:author="Geneve DuBois" w:date="2025-01-30T18:16:00Z" w16du:dateUtc="2025-01-30T23:16:00Z">
        <w:r w:rsidR="0043361D">
          <w:t xml:space="preserve">Ownership </w:t>
        </w:r>
      </w:ins>
      <w:r>
        <w:t>Opportunity. Such Client Representatives shall be informed by you of the confidential nature of such information, shall be directed</w:t>
      </w:r>
      <w:r>
        <w:rPr>
          <w:spacing w:val="-2"/>
        </w:rPr>
        <w:t xml:space="preserve"> </w:t>
      </w:r>
      <w:r>
        <w:t>by</w:t>
      </w:r>
      <w:r>
        <w:rPr>
          <w:spacing w:val="-2"/>
        </w:rPr>
        <w:t xml:space="preserve"> </w:t>
      </w:r>
      <w:r>
        <w:t>you</w:t>
      </w:r>
      <w:r>
        <w:rPr>
          <w:spacing w:val="-2"/>
        </w:rPr>
        <w:t xml:space="preserve"> </w:t>
      </w:r>
      <w:r>
        <w:t>to</w:t>
      </w:r>
      <w:r>
        <w:rPr>
          <w:spacing w:val="-2"/>
        </w:rPr>
        <w:t xml:space="preserve"> </w:t>
      </w:r>
      <w:r>
        <w:t>treat</w:t>
      </w:r>
      <w:r>
        <w:rPr>
          <w:spacing w:val="-3"/>
        </w:rPr>
        <w:t xml:space="preserve"> </w:t>
      </w:r>
      <w:r>
        <w:t>such</w:t>
      </w:r>
      <w:r>
        <w:rPr>
          <w:spacing w:val="-2"/>
        </w:rPr>
        <w:t xml:space="preserve"> </w:t>
      </w:r>
      <w:r>
        <w:t>information</w:t>
      </w:r>
      <w:r>
        <w:rPr>
          <w:spacing w:val="-2"/>
        </w:rPr>
        <w:t xml:space="preserve"> </w:t>
      </w:r>
      <w:r>
        <w:t>with</w:t>
      </w:r>
      <w:r>
        <w:rPr>
          <w:spacing w:val="-5"/>
        </w:rPr>
        <w:t xml:space="preserve"> </w:t>
      </w:r>
      <w:r>
        <w:t>strict</w:t>
      </w:r>
      <w:r>
        <w:rPr>
          <w:spacing w:val="-2"/>
        </w:rPr>
        <w:t xml:space="preserve"> </w:t>
      </w:r>
      <w:r>
        <w:t>confidence,</w:t>
      </w:r>
      <w:r>
        <w:rPr>
          <w:spacing w:val="-3"/>
        </w:rPr>
        <w:t xml:space="preserve"> </w:t>
      </w:r>
      <w:r>
        <w:t>and</w:t>
      </w:r>
      <w:r>
        <w:rPr>
          <w:spacing w:val="-3"/>
        </w:rPr>
        <w:t xml:space="preserve"> </w:t>
      </w:r>
      <w:r>
        <w:t>shall</w:t>
      </w:r>
      <w:r>
        <w:rPr>
          <w:spacing w:val="-2"/>
        </w:rPr>
        <w:t xml:space="preserve"> </w:t>
      </w:r>
      <w:r>
        <w:t>agree</w:t>
      </w:r>
      <w:r>
        <w:rPr>
          <w:spacing w:val="-3"/>
        </w:rPr>
        <w:t xml:space="preserve"> </w:t>
      </w:r>
      <w:r>
        <w:t>to</w:t>
      </w:r>
      <w:r>
        <w:rPr>
          <w:spacing w:val="-1"/>
        </w:rPr>
        <w:t xml:space="preserve"> </w:t>
      </w:r>
      <w:r>
        <w:t>be</w:t>
      </w:r>
      <w:r>
        <w:rPr>
          <w:spacing w:val="-3"/>
        </w:rPr>
        <w:t xml:space="preserve"> </w:t>
      </w:r>
      <w:r>
        <w:t>bound</w:t>
      </w:r>
      <w:r>
        <w:rPr>
          <w:spacing w:val="-2"/>
        </w:rPr>
        <w:t xml:space="preserve"> </w:t>
      </w:r>
      <w:r>
        <w:t>by</w:t>
      </w:r>
      <w:r>
        <w:rPr>
          <w:spacing w:val="-3"/>
        </w:rPr>
        <w:t xml:space="preserve"> </w:t>
      </w:r>
      <w:r>
        <w:t xml:space="preserve">the provisions of this Agreement. You are liable for any Client Representative's breach of this </w:t>
      </w:r>
      <w:r>
        <w:rPr>
          <w:spacing w:val="-2"/>
        </w:rPr>
        <w:t>Agreement.</w:t>
      </w:r>
    </w:p>
    <w:p w14:paraId="306C65D8" w14:textId="77777777" w:rsidR="006B0694" w:rsidRDefault="006B0694">
      <w:pPr>
        <w:pStyle w:val="BodyText"/>
      </w:pPr>
    </w:p>
    <w:p w14:paraId="306C65D9" w14:textId="65CEEC7E" w:rsidR="006B0694" w:rsidRDefault="00750790">
      <w:pPr>
        <w:pStyle w:val="BodyText"/>
        <w:ind w:left="460" w:right="125"/>
      </w:pPr>
      <w:r>
        <w:t>You will not, and will cause your Client Representatives to not copy or duplicate the Evaluation Material (except that you may copy Evaluation Material for your Client Representatives). You will return,</w:t>
      </w:r>
      <w:r>
        <w:rPr>
          <w:spacing w:val="-2"/>
        </w:rPr>
        <w:t xml:space="preserve"> </w:t>
      </w:r>
      <w:r>
        <w:t>and</w:t>
      </w:r>
      <w:r>
        <w:rPr>
          <w:spacing w:val="-3"/>
        </w:rPr>
        <w:t xml:space="preserve"> </w:t>
      </w:r>
      <w:r>
        <w:t>will</w:t>
      </w:r>
      <w:r>
        <w:rPr>
          <w:spacing w:val="-3"/>
        </w:rPr>
        <w:t xml:space="preserve"> </w:t>
      </w:r>
      <w:r>
        <w:t>cause</w:t>
      </w:r>
      <w:r>
        <w:rPr>
          <w:spacing w:val="-3"/>
        </w:rPr>
        <w:t xml:space="preserve"> </w:t>
      </w:r>
      <w:r>
        <w:t>your</w:t>
      </w:r>
      <w:r>
        <w:rPr>
          <w:spacing w:val="-3"/>
        </w:rPr>
        <w:t xml:space="preserve"> </w:t>
      </w:r>
      <w:r>
        <w:t>Client</w:t>
      </w:r>
      <w:r>
        <w:rPr>
          <w:spacing w:val="-2"/>
        </w:rPr>
        <w:t xml:space="preserve"> </w:t>
      </w:r>
      <w:r>
        <w:t>Representatives</w:t>
      </w:r>
      <w:r>
        <w:rPr>
          <w:spacing w:val="-1"/>
        </w:rPr>
        <w:t xml:space="preserve"> </w:t>
      </w:r>
      <w:r>
        <w:t>to</w:t>
      </w:r>
      <w:r>
        <w:rPr>
          <w:spacing w:val="-1"/>
        </w:rPr>
        <w:t xml:space="preserve"> </w:t>
      </w:r>
      <w:r>
        <w:t>return</w:t>
      </w:r>
      <w:r>
        <w:rPr>
          <w:spacing w:val="-2"/>
        </w:rPr>
        <w:t xml:space="preserve"> </w:t>
      </w:r>
      <w:r>
        <w:t>the</w:t>
      </w:r>
      <w:r>
        <w:rPr>
          <w:spacing w:val="-1"/>
        </w:rPr>
        <w:t xml:space="preserve"> </w:t>
      </w:r>
      <w:r>
        <w:t>Evaluation</w:t>
      </w:r>
      <w:r>
        <w:rPr>
          <w:spacing w:val="-4"/>
        </w:rPr>
        <w:t xml:space="preserve"> </w:t>
      </w:r>
      <w:r>
        <w:t>Material</w:t>
      </w:r>
      <w:r>
        <w:rPr>
          <w:spacing w:val="-2"/>
        </w:rPr>
        <w:t xml:space="preserve"> </w:t>
      </w:r>
      <w:r>
        <w:t>to</w:t>
      </w:r>
      <w:r>
        <w:rPr>
          <w:spacing w:val="-3"/>
        </w:rPr>
        <w:t xml:space="preserve"> </w:t>
      </w:r>
      <w:r>
        <w:t>us</w:t>
      </w:r>
      <w:r>
        <w:rPr>
          <w:spacing w:val="-2"/>
        </w:rPr>
        <w:t xml:space="preserve"> </w:t>
      </w:r>
      <w:r>
        <w:t>promptly</w:t>
      </w:r>
      <w:r>
        <w:rPr>
          <w:spacing w:val="-2"/>
        </w:rPr>
        <w:t xml:space="preserve"> </w:t>
      </w:r>
      <w:r>
        <w:t xml:space="preserve">if you decide not to go forward with discussions </w:t>
      </w:r>
      <w:del w:id="5" w:author="Geneve DuBois" w:date="2025-01-30T18:18:00Z" w16du:dateUtc="2025-01-30T23:18:00Z">
        <w:r w:rsidDel="00EB5D2A">
          <w:delText xml:space="preserve">or </w:delText>
        </w:r>
      </w:del>
      <w:r>
        <w:t>if return is requested by us. You agree that we</w:t>
      </w:r>
      <w:r>
        <w:rPr>
          <w:spacing w:val="40"/>
        </w:rPr>
        <w:t xml:space="preserve"> </w:t>
      </w:r>
      <w:r>
        <w:t>have</w:t>
      </w:r>
      <w:r>
        <w:rPr>
          <w:spacing w:val="-2"/>
        </w:rPr>
        <w:t xml:space="preserve"> </w:t>
      </w:r>
      <w:r>
        <w:t>no</w:t>
      </w:r>
      <w:r>
        <w:rPr>
          <w:spacing w:val="-1"/>
        </w:rPr>
        <w:t xml:space="preserve"> </w:t>
      </w:r>
      <w:r>
        <w:t>adequate</w:t>
      </w:r>
      <w:r>
        <w:rPr>
          <w:spacing w:val="-2"/>
        </w:rPr>
        <w:t xml:space="preserve"> </w:t>
      </w:r>
      <w:r>
        <w:t>remedy</w:t>
      </w:r>
      <w:r>
        <w:rPr>
          <w:spacing w:val="-3"/>
        </w:rPr>
        <w:t xml:space="preserve"> </w:t>
      </w:r>
      <w:r>
        <w:t>at</w:t>
      </w:r>
      <w:r>
        <w:rPr>
          <w:spacing w:val="-2"/>
        </w:rPr>
        <w:t xml:space="preserve"> </w:t>
      </w:r>
      <w:r>
        <w:t>law</w:t>
      </w:r>
      <w:r>
        <w:rPr>
          <w:spacing w:val="-2"/>
        </w:rPr>
        <w:t xml:space="preserve"> </w:t>
      </w:r>
      <w:r>
        <w:t>if</w:t>
      </w:r>
      <w:r>
        <w:rPr>
          <w:spacing w:val="-4"/>
        </w:rPr>
        <w:t xml:space="preserve"> </w:t>
      </w:r>
      <w:r>
        <w:t>you</w:t>
      </w:r>
      <w:r>
        <w:rPr>
          <w:spacing w:val="-4"/>
        </w:rPr>
        <w:t xml:space="preserve"> </w:t>
      </w:r>
      <w:r>
        <w:t>violate</w:t>
      </w:r>
      <w:r>
        <w:rPr>
          <w:spacing w:val="-2"/>
        </w:rPr>
        <w:t xml:space="preserve"> </w:t>
      </w:r>
      <w:r>
        <w:t>any</w:t>
      </w:r>
      <w:r>
        <w:rPr>
          <w:spacing w:val="-3"/>
        </w:rPr>
        <w:t xml:space="preserve"> </w:t>
      </w:r>
      <w:r>
        <w:t>of</w:t>
      </w:r>
      <w:r>
        <w:rPr>
          <w:spacing w:val="-3"/>
        </w:rPr>
        <w:t xml:space="preserve"> </w:t>
      </w:r>
      <w:r>
        <w:t>the</w:t>
      </w:r>
      <w:r>
        <w:rPr>
          <w:spacing w:val="-2"/>
        </w:rPr>
        <w:t xml:space="preserve"> </w:t>
      </w:r>
      <w:r>
        <w:t>terms</w:t>
      </w:r>
      <w:r>
        <w:rPr>
          <w:spacing w:val="-4"/>
        </w:rPr>
        <w:t xml:space="preserve"> </w:t>
      </w:r>
      <w:r>
        <w:t>of</w:t>
      </w:r>
      <w:r>
        <w:rPr>
          <w:spacing w:val="-4"/>
        </w:rPr>
        <w:t xml:space="preserve"> </w:t>
      </w:r>
      <w:r>
        <w:t>this</w:t>
      </w:r>
      <w:r>
        <w:rPr>
          <w:spacing w:val="-2"/>
        </w:rPr>
        <w:t xml:space="preserve"> </w:t>
      </w:r>
      <w:r>
        <w:t>Agreement.</w:t>
      </w:r>
      <w:r>
        <w:rPr>
          <w:spacing w:val="-2"/>
        </w:rPr>
        <w:t xml:space="preserve"> </w:t>
      </w:r>
      <w:r>
        <w:t>In</w:t>
      </w:r>
      <w:r>
        <w:rPr>
          <w:spacing w:val="-3"/>
        </w:rPr>
        <w:t xml:space="preserve"> </w:t>
      </w:r>
      <w:r>
        <w:t>such</w:t>
      </w:r>
      <w:r>
        <w:rPr>
          <w:spacing w:val="-3"/>
        </w:rPr>
        <w:t xml:space="preserve"> </w:t>
      </w:r>
      <w:r>
        <w:t>event,</w:t>
      </w:r>
      <w:r>
        <w:rPr>
          <w:spacing w:val="-3"/>
        </w:rPr>
        <w:t xml:space="preserve"> </w:t>
      </w:r>
      <w:r>
        <w:t>we will have the right, in addition to any other right we may have, to seek injunctive relief to restrain any breach or threatened breach by you or your Client Representatives of this Agreement.</w:t>
      </w:r>
    </w:p>
    <w:p w14:paraId="306C65DA" w14:textId="77777777" w:rsidR="006B0694" w:rsidRDefault="006B0694">
      <w:pPr>
        <w:pStyle w:val="BodyText"/>
      </w:pPr>
    </w:p>
    <w:p w14:paraId="306C65DB" w14:textId="77777777" w:rsidR="006B0694" w:rsidRDefault="00750790">
      <w:pPr>
        <w:pStyle w:val="BodyText"/>
        <w:ind w:left="460" w:right="146"/>
      </w:pPr>
      <w:r>
        <w:t>In</w:t>
      </w:r>
      <w:r>
        <w:rPr>
          <w:spacing w:val="-3"/>
        </w:rPr>
        <w:t xml:space="preserve"> </w:t>
      </w:r>
      <w:r>
        <w:t>addition,</w:t>
      </w:r>
      <w:r>
        <w:rPr>
          <w:spacing w:val="-1"/>
        </w:rPr>
        <w:t xml:space="preserve"> </w:t>
      </w:r>
      <w:r>
        <w:t>you</w:t>
      </w:r>
      <w:r>
        <w:rPr>
          <w:spacing w:val="-2"/>
        </w:rPr>
        <w:t xml:space="preserve"> </w:t>
      </w:r>
      <w:r>
        <w:t>agree</w:t>
      </w:r>
      <w:r>
        <w:rPr>
          <w:spacing w:val="-1"/>
        </w:rPr>
        <w:t xml:space="preserve"> </w:t>
      </w:r>
      <w:r>
        <w:t>that</w:t>
      </w:r>
      <w:r>
        <w:rPr>
          <w:spacing w:val="-3"/>
        </w:rPr>
        <w:t xml:space="preserve"> </w:t>
      </w:r>
      <w:r>
        <w:t>you</w:t>
      </w:r>
      <w:r>
        <w:rPr>
          <w:spacing w:val="-4"/>
        </w:rPr>
        <w:t xml:space="preserve"> </w:t>
      </w:r>
      <w:r>
        <w:t>will</w:t>
      </w:r>
      <w:r>
        <w:rPr>
          <w:spacing w:val="-1"/>
        </w:rPr>
        <w:t xml:space="preserve"> </w:t>
      </w:r>
      <w:r>
        <w:t>not</w:t>
      </w:r>
      <w:r>
        <w:rPr>
          <w:spacing w:val="-1"/>
        </w:rPr>
        <w:t xml:space="preserve"> </w:t>
      </w:r>
      <w:r>
        <w:t>disclose,</w:t>
      </w:r>
      <w:r>
        <w:rPr>
          <w:spacing w:val="-3"/>
        </w:rPr>
        <w:t xml:space="preserve"> </w:t>
      </w:r>
      <w:r>
        <w:t>and</w:t>
      </w:r>
      <w:r>
        <w:rPr>
          <w:spacing w:val="-3"/>
        </w:rPr>
        <w:t xml:space="preserve"> </w:t>
      </w:r>
      <w:r>
        <w:t>you</w:t>
      </w:r>
      <w:r>
        <w:rPr>
          <w:spacing w:val="-2"/>
        </w:rPr>
        <w:t xml:space="preserve"> </w:t>
      </w:r>
      <w:r>
        <w:t>will</w:t>
      </w:r>
      <w:r>
        <w:rPr>
          <w:spacing w:val="-1"/>
        </w:rPr>
        <w:t xml:space="preserve"> </w:t>
      </w:r>
      <w:r>
        <w:t>direct</w:t>
      </w:r>
      <w:r>
        <w:rPr>
          <w:spacing w:val="-2"/>
        </w:rPr>
        <w:t xml:space="preserve"> </w:t>
      </w:r>
      <w:r>
        <w:t>your</w:t>
      </w:r>
      <w:r>
        <w:rPr>
          <w:spacing w:val="-1"/>
        </w:rPr>
        <w:t xml:space="preserve"> </w:t>
      </w:r>
      <w:r>
        <w:t>Client Representatives</w:t>
      </w:r>
      <w:r>
        <w:rPr>
          <w:spacing w:val="-3"/>
        </w:rPr>
        <w:t xml:space="preserve"> </w:t>
      </w:r>
      <w:r>
        <w:t>who are given access to the Evaluation Material in accordance with the terms hereof not to disclose to any</w:t>
      </w:r>
      <w:r>
        <w:rPr>
          <w:spacing w:val="-1"/>
        </w:rPr>
        <w:t xml:space="preserve"> </w:t>
      </w:r>
      <w:r>
        <w:t>person</w:t>
      </w:r>
      <w:r>
        <w:rPr>
          <w:spacing w:val="-2"/>
        </w:rPr>
        <w:t xml:space="preserve"> </w:t>
      </w:r>
      <w:r>
        <w:t>the</w:t>
      </w:r>
      <w:r>
        <w:rPr>
          <w:spacing w:val="-3"/>
        </w:rPr>
        <w:t xml:space="preserve"> </w:t>
      </w:r>
      <w:r>
        <w:t>fact</w:t>
      </w:r>
      <w:r>
        <w:rPr>
          <w:spacing w:val="-3"/>
        </w:rPr>
        <w:t xml:space="preserve"> </w:t>
      </w:r>
      <w:r>
        <w:t>that</w:t>
      </w:r>
      <w:r>
        <w:rPr>
          <w:spacing w:val="-3"/>
        </w:rPr>
        <w:t xml:space="preserve"> </w:t>
      </w:r>
      <w:r>
        <w:t>the</w:t>
      </w:r>
      <w:r>
        <w:rPr>
          <w:spacing w:val="-1"/>
        </w:rPr>
        <w:t xml:space="preserve"> </w:t>
      </w:r>
      <w:r>
        <w:t>Evaluation</w:t>
      </w:r>
      <w:r>
        <w:rPr>
          <w:spacing w:val="-4"/>
        </w:rPr>
        <w:t xml:space="preserve"> </w:t>
      </w:r>
      <w:r>
        <w:t>Material</w:t>
      </w:r>
      <w:r>
        <w:rPr>
          <w:spacing w:val="-2"/>
        </w:rPr>
        <w:t xml:space="preserve"> </w:t>
      </w:r>
      <w:r>
        <w:t>has</w:t>
      </w:r>
      <w:r>
        <w:rPr>
          <w:spacing w:val="-1"/>
        </w:rPr>
        <w:t xml:space="preserve"> </w:t>
      </w:r>
      <w:r>
        <w:t>been</w:t>
      </w:r>
      <w:r>
        <w:rPr>
          <w:spacing w:val="-4"/>
        </w:rPr>
        <w:t xml:space="preserve"> </w:t>
      </w:r>
      <w:r>
        <w:t>made</w:t>
      </w:r>
      <w:r>
        <w:rPr>
          <w:spacing w:val="-1"/>
        </w:rPr>
        <w:t xml:space="preserve"> </w:t>
      </w:r>
      <w:r>
        <w:t>available</w:t>
      </w:r>
      <w:r>
        <w:rPr>
          <w:spacing w:val="-3"/>
        </w:rPr>
        <w:t xml:space="preserve"> </w:t>
      </w:r>
      <w:r>
        <w:t>to</w:t>
      </w:r>
      <w:r>
        <w:rPr>
          <w:spacing w:val="-2"/>
        </w:rPr>
        <w:t xml:space="preserve"> </w:t>
      </w:r>
      <w:r>
        <w:t>you,</w:t>
      </w:r>
      <w:r>
        <w:rPr>
          <w:spacing w:val="-4"/>
        </w:rPr>
        <w:t xml:space="preserve"> </w:t>
      </w:r>
      <w:r>
        <w:t>that</w:t>
      </w:r>
      <w:r>
        <w:rPr>
          <w:spacing w:val="-1"/>
        </w:rPr>
        <w:t xml:space="preserve"> </w:t>
      </w:r>
      <w:r>
        <w:t>discussions</w:t>
      </w:r>
      <w:r>
        <w:rPr>
          <w:spacing w:val="-3"/>
        </w:rPr>
        <w:t xml:space="preserve"> </w:t>
      </w:r>
      <w:r>
        <w:t>or negotiations between you and us are not taking place or will take place, or any of the terms, conditions, or other facts with respect to the possible acquisition of the Ownership Opportunity.</w:t>
      </w:r>
    </w:p>
    <w:p w14:paraId="306C65DC" w14:textId="759E56ED" w:rsidR="006B0694" w:rsidDel="001F1B7B" w:rsidRDefault="00750790">
      <w:pPr>
        <w:pStyle w:val="BodyText"/>
        <w:spacing w:before="2"/>
        <w:ind w:left="460" w:right="146"/>
        <w:rPr>
          <w:del w:id="6" w:author="Geneve DuBois" w:date="2025-01-30T18:19:00Z" w16du:dateUtc="2025-01-30T23:19:00Z"/>
        </w:rPr>
      </w:pPr>
      <w:r>
        <w:t>Although we have endeavored for your convenience to include in the Evaluation Material information that we believe to be relevant for the purpose of helping you in your evaluation of the Ownership Opportunity, you understand and acknowledge that we make and have made no representation or warranty to you as to the accuracy or completeness of the Evaluation Material and</w:t>
      </w:r>
      <w:r>
        <w:rPr>
          <w:spacing w:val="-3"/>
        </w:rPr>
        <w:t xml:space="preserve"> </w:t>
      </w:r>
      <w:r>
        <w:t>have</w:t>
      </w:r>
      <w:r>
        <w:rPr>
          <w:spacing w:val="-3"/>
        </w:rPr>
        <w:t xml:space="preserve"> </w:t>
      </w:r>
      <w:r>
        <w:t>made</w:t>
      </w:r>
      <w:r>
        <w:rPr>
          <w:spacing w:val="-4"/>
        </w:rPr>
        <w:t xml:space="preserve"> </w:t>
      </w:r>
      <w:r>
        <w:t>no</w:t>
      </w:r>
      <w:r>
        <w:rPr>
          <w:spacing w:val="-2"/>
        </w:rPr>
        <w:t xml:space="preserve"> </w:t>
      </w:r>
      <w:r>
        <w:t>attempt</w:t>
      </w:r>
      <w:r>
        <w:rPr>
          <w:spacing w:val="-4"/>
        </w:rPr>
        <w:t xml:space="preserve"> </w:t>
      </w:r>
      <w:r>
        <w:t>to</w:t>
      </w:r>
      <w:r>
        <w:rPr>
          <w:spacing w:val="-3"/>
        </w:rPr>
        <w:t xml:space="preserve"> </w:t>
      </w:r>
      <w:r>
        <w:t>verify</w:t>
      </w:r>
      <w:r>
        <w:rPr>
          <w:spacing w:val="-4"/>
        </w:rPr>
        <w:t xml:space="preserve"> </w:t>
      </w:r>
      <w:r>
        <w:t>the</w:t>
      </w:r>
      <w:r>
        <w:rPr>
          <w:spacing w:val="-2"/>
        </w:rPr>
        <w:t xml:space="preserve"> </w:t>
      </w:r>
      <w:r>
        <w:t>data</w:t>
      </w:r>
      <w:r>
        <w:rPr>
          <w:spacing w:val="-2"/>
        </w:rPr>
        <w:t xml:space="preserve"> </w:t>
      </w:r>
      <w:r>
        <w:t>contained</w:t>
      </w:r>
      <w:r>
        <w:rPr>
          <w:spacing w:val="-3"/>
        </w:rPr>
        <w:t xml:space="preserve"> </w:t>
      </w:r>
      <w:r>
        <w:t>therein.</w:t>
      </w:r>
      <w:r>
        <w:rPr>
          <w:spacing w:val="-3"/>
        </w:rPr>
        <w:t xml:space="preserve"> </w:t>
      </w:r>
      <w:r>
        <w:t>You</w:t>
      </w:r>
      <w:r>
        <w:rPr>
          <w:spacing w:val="-3"/>
        </w:rPr>
        <w:t xml:space="preserve"> </w:t>
      </w:r>
      <w:r>
        <w:t>agree</w:t>
      </w:r>
      <w:r>
        <w:rPr>
          <w:spacing w:val="-2"/>
        </w:rPr>
        <w:t xml:space="preserve"> </w:t>
      </w:r>
      <w:r>
        <w:t>that</w:t>
      </w:r>
      <w:r>
        <w:rPr>
          <w:spacing w:val="-2"/>
        </w:rPr>
        <w:t xml:space="preserve"> </w:t>
      </w:r>
      <w:r>
        <w:t>we</w:t>
      </w:r>
      <w:r>
        <w:rPr>
          <w:spacing w:val="-2"/>
        </w:rPr>
        <w:t xml:space="preserve"> </w:t>
      </w:r>
      <w:r>
        <w:t>will</w:t>
      </w:r>
      <w:r>
        <w:rPr>
          <w:spacing w:val="-2"/>
        </w:rPr>
        <w:t xml:space="preserve"> </w:t>
      </w:r>
      <w:r>
        <w:t>not</w:t>
      </w:r>
      <w:r>
        <w:rPr>
          <w:spacing w:val="-2"/>
        </w:rPr>
        <w:t xml:space="preserve"> </w:t>
      </w:r>
      <w:r>
        <w:t>have</w:t>
      </w:r>
      <w:r>
        <w:rPr>
          <w:spacing w:val="-4"/>
        </w:rPr>
        <w:t xml:space="preserve"> </w:t>
      </w:r>
      <w:r>
        <w:t>any liability to you as a result of your use of the Evaluation Material and it is understood that you are expected to perform your own studies and are responsible for such diligence investigations and inspections of the Ownership Opportunity, including investigation of any environmental conditions</w:t>
      </w:r>
      <w:ins w:id="7" w:author="Geneve DuBois" w:date="2025-01-30T18:19:00Z" w16du:dateUtc="2025-01-30T23:19:00Z">
        <w:r w:rsidR="001F1B7B">
          <w:t xml:space="preserve"> </w:t>
        </w:r>
      </w:ins>
    </w:p>
    <w:p w14:paraId="306C65DD" w14:textId="4B61EA9C" w:rsidR="006B0694" w:rsidDel="001F1B7B" w:rsidRDefault="006B0694">
      <w:pPr>
        <w:pStyle w:val="BodyText"/>
        <w:spacing w:before="2"/>
        <w:ind w:left="460" w:right="146"/>
        <w:rPr>
          <w:del w:id="8" w:author="Geneve DuBois" w:date="2025-01-30T18:19:00Z" w16du:dateUtc="2025-01-30T23:19:00Z"/>
        </w:rPr>
        <w:sectPr w:rsidR="006B0694" w:rsidDel="001F1B7B">
          <w:type w:val="continuous"/>
          <w:pgSz w:w="12240" w:h="15840"/>
          <w:pgMar w:top="1400" w:right="1340" w:bottom="280" w:left="1340" w:header="720" w:footer="720" w:gutter="0"/>
          <w:cols w:space="720"/>
        </w:sectPr>
        <w:pPrChange w:id="9" w:author="Geneve DuBois" w:date="2025-01-30T18:19:00Z" w16du:dateUtc="2025-01-30T23:19:00Z">
          <w:pPr/>
        </w:pPrChange>
      </w:pPr>
    </w:p>
    <w:p w14:paraId="306C65DE" w14:textId="77777777" w:rsidR="006B0694" w:rsidRDefault="00750790">
      <w:pPr>
        <w:pStyle w:val="BodyText"/>
        <w:spacing w:before="39"/>
        <w:ind w:left="460"/>
      </w:pPr>
      <w:r>
        <w:lastRenderedPageBreak/>
        <w:t>as</w:t>
      </w:r>
      <w:r>
        <w:rPr>
          <w:spacing w:val="-4"/>
        </w:rPr>
        <w:t xml:space="preserve"> </w:t>
      </w:r>
      <w:r>
        <w:t>you</w:t>
      </w:r>
      <w:r>
        <w:rPr>
          <w:spacing w:val="-4"/>
        </w:rPr>
        <w:t xml:space="preserve"> </w:t>
      </w:r>
      <w:r>
        <w:t>deem</w:t>
      </w:r>
      <w:r>
        <w:rPr>
          <w:spacing w:val="-2"/>
        </w:rPr>
        <w:t xml:space="preserve"> </w:t>
      </w:r>
      <w:r>
        <w:t>necessary</w:t>
      </w:r>
      <w:r>
        <w:rPr>
          <w:spacing w:val="-5"/>
        </w:rPr>
        <w:t xml:space="preserve"> </w:t>
      </w:r>
      <w:r>
        <w:t>or</w:t>
      </w:r>
      <w:r>
        <w:rPr>
          <w:spacing w:val="-4"/>
        </w:rPr>
        <w:t xml:space="preserve"> </w:t>
      </w:r>
      <w:r>
        <w:t>desirable</w:t>
      </w:r>
      <w:r>
        <w:rPr>
          <w:spacing w:val="-3"/>
        </w:rPr>
        <w:t xml:space="preserve"> </w:t>
      </w:r>
      <w:r>
        <w:t>and</w:t>
      </w:r>
      <w:r>
        <w:rPr>
          <w:spacing w:val="-5"/>
        </w:rPr>
        <w:t xml:space="preserve"> </w:t>
      </w:r>
      <w:r>
        <w:t>as</w:t>
      </w:r>
      <w:r>
        <w:rPr>
          <w:spacing w:val="-3"/>
        </w:rPr>
        <w:t xml:space="preserve"> </w:t>
      </w:r>
      <w:r>
        <w:t>permitted</w:t>
      </w:r>
      <w:r>
        <w:rPr>
          <w:spacing w:val="-8"/>
        </w:rPr>
        <w:t xml:space="preserve"> </w:t>
      </w:r>
      <w:r>
        <w:t>by</w:t>
      </w:r>
      <w:r>
        <w:rPr>
          <w:spacing w:val="-3"/>
        </w:rPr>
        <w:t xml:space="preserve"> </w:t>
      </w:r>
      <w:r>
        <w:t>agreement</w:t>
      </w:r>
      <w:r>
        <w:rPr>
          <w:spacing w:val="-3"/>
        </w:rPr>
        <w:t xml:space="preserve"> </w:t>
      </w:r>
      <w:r>
        <w:t>with</w:t>
      </w:r>
      <w:r>
        <w:rPr>
          <w:spacing w:val="-3"/>
        </w:rPr>
        <w:t xml:space="preserve"> </w:t>
      </w:r>
      <w:r>
        <w:rPr>
          <w:spacing w:val="-5"/>
        </w:rPr>
        <w:t>us.</w:t>
      </w:r>
    </w:p>
    <w:p w14:paraId="306C65DF" w14:textId="77777777" w:rsidR="006B0694" w:rsidRDefault="006B0694">
      <w:pPr>
        <w:pStyle w:val="BodyText"/>
        <w:spacing w:before="1"/>
      </w:pPr>
    </w:p>
    <w:p w14:paraId="306C65E0" w14:textId="753A1D92" w:rsidR="006B0694" w:rsidRDefault="00750790">
      <w:pPr>
        <w:pStyle w:val="ListParagraph"/>
        <w:numPr>
          <w:ilvl w:val="0"/>
          <w:numId w:val="1"/>
        </w:numPr>
        <w:tabs>
          <w:tab w:val="left" w:pos="458"/>
          <w:tab w:val="left" w:pos="460"/>
        </w:tabs>
        <w:ind w:right="127"/>
      </w:pPr>
      <w:r>
        <w:t>Your</w:t>
      </w:r>
      <w:r>
        <w:rPr>
          <w:spacing w:val="-3"/>
        </w:rPr>
        <w:t xml:space="preserve"> </w:t>
      </w:r>
      <w:r>
        <w:t>obligations</w:t>
      </w:r>
      <w:r>
        <w:rPr>
          <w:spacing w:val="-4"/>
        </w:rPr>
        <w:t xml:space="preserve"> </w:t>
      </w:r>
      <w:r>
        <w:t>to keep</w:t>
      </w:r>
      <w:r>
        <w:rPr>
          <w:spacing w:val="-2"/>
        </w:rPr>
        <w:t xml:space="preserve"> </w:t>
      </w:r>
      <w:r>
        <w:t>the</w:t>
      </w:r>
      <w:r>
        <w:rPr>
          <w:spacing w:val="-1"/>
        </w:rPr>
        <w:t xml:space="preserve"> </w:t>
      </w:r>
      <w:r>
        <w:t>Evaluation</w:t>
      </w:r>
      <w:r>
        <w:rPr>
          <w:spacing w:val="-4"/>
        </w:rPr>
        <w:t xml:space="preserve"> </w:t>
      </w:r>
      <w:r>
        <w:t>Material</w:t>
      </w:r>
      <w:r>
        <w:rPr>
          <w:spacing w:val="-2"/>
        </w:rPr>
        <w:t xml:space="preserve"> </w:t>
      </w:r>
      <w:r>
        <w:t>confidential</w:t>
      </w:r>
      <w:r>
        <w:rPr>
          <w:spacing w:val="-2"/>
        </w:rPr>
        <w:t xml:space="preserve"> </w:t>
      </w:r>
      <w:r>
        <w:t>shall</w:t>
      </w:r>
      <w:r>
        <w:rPr>
          <w:spacing w:val="-1"/>
        </w:rPr>
        <w:t xml:space="preserve"> </w:t>
      </w:r>
      <w:r>
        <w:t>not</w:t>
      </w:r>
      <w:r>
        <w:rPr>
          <w:spacing w:val="-1"/>
        </w:rPr>
        <w:t xml:space="preserve"> </w:t>
      </w:r>
      <w:r>
        <w:t>include information</w:t>
      </w:r>
      <w:r>
        <w:rPr>
          <w:spacing w:val="-5"/>
        </w:rPr>
        <w:t xml:space="preserve"> </w:t>
      </w:r>
      <w:r>
        <w:t>that:</w:t>
      </w:r>
      <w:r>
        <w:rPr>
          <w:spacing w:val="-1"/>
        </w:rPr>
        <w:t xml:space="preserve"> </w:t>
      </w:r>
      <w:r>
        <w:t>(i)</w:t>
      </w:r>
      <w:r>
        <w:rPr>
          <w:spacing w:val="-1"/>
        </w:rPr>
        <w:t xml:space="preserve"> </w:t>
      </w:r>
      <w:r>
        <w:t>is or becomes publicly available other than as a result of acts by you or your Client Representatives in breach of this Agreement;</w:t>
      </w:r>
      <w:ins w:id="10" w:author="Geneve DuBois" w:date="2025-01-30T18:21:00Z" w16du:dateUtc="2025-01-30T23:21:00Z">
        <w:r w:rsidR="00D04485">
          <w:t xml:space="preserve"> or (ii) </w:t>
        </w:r>
      </w:ins>
      <w:ins w:id="11" w:author="Geneve DuBois" w:date="2025-01-30T18:21:00Z">
        <w:r w:rsidR="00D04485" w:rsidRPr="00D04485">
          <w:t xml:space="preserve">information independently developed by </w:t>
        </w:r>
      </w:ins>
      <w:ins w:id="12" w:author="Geneve DuBois" w:date="2025-01-30T18:21:00Z" w16du:dateUtc="2025-01-30T23:21:00Z">
        <w:r w:rsidR="00D04485">
          <w:t>you</w:t>
        </w:r>
      </w:ins>
      <w:ins w:id="13" w:author="Geneve DuBois" w:date="2025-01-30T18:21:00Z">
        <w:r w:rsidR="00D04485" w:rsidRPr="00D04485">
          <w:t xml:space="preserve"> or </w:t>
        </w:r>
      </w:ins>
      <w:ins w:id="14" w:author="Geneve DuBois" w:date="2025-01-30T18:22:00Z" w16du:dateUtc="2025-01-30T23:22:00Z">
        <w:r w:rsidR="00D04485">
          <w:t>Client</w:t>
        </w:r>
      </w:ins>
      <w:ins w:id="15" w:author="Geneve DuBois" w:date="2025-01-30T18:21:00Z">
        <w:r w:rsidR="00D04485" w:rsidRPr="00D04485">
          <w:t xml:space="preserve"> Representatives without reliance on any </w:t>
        </w:r>
      </w:ins>
      <w:ins w:id="16" w:author="Geneve DuBois" w:date="2025-01-30T18:22:00Z" w16du:dateUtc="2025-01-30T23:22:00Z">
        <w:r w:rsidR="00D04485">
          <w:t>Evaluation Material;</w:t>
        </w:r>
      </w:ins>
      <w:r>
        <w:t xml:space="preserve"> or (</w:t>
      </w:r>
      <w:ins w:id="17" w:author="Geneve DuBois" w:date="2025-01-30T18:22:00Z" w16du:dateUtc="2025-01-30T23:22:00Z">
        <w:r w:rsidR="00D04485">
          <w:t>i</w:t>
        </w:r>
      </w:ins>
      <w:r>
        <w:t xml:space="preserve">ii) </w:t>
      </w:r>
      <w:del w:id="18" w:author="Geneve DuBois" w:date="2025-01-30T18:21:00Z" w16du:dateUtc="2025-01-30T23:21:00Z">
        <w:r w:rsidDel="00BD571C">
          <w:delText xml:space="preserve">your counsel's advice must be </w:delText>
        </w:r>
      </w:del>
      <w:r>
        <w:t>disclosed</w:t>
      </w:r>
      <w:ins w:id="19" w:author="Geneve DuBois" w:date="2025-01-30T18:21:00Z" w16du:dateUtc="2025-01-30T23:21:00Z">
        <w:r w:rsidR="00BD571C">
          <w:t xml:space="preserve"> required</w:t>
        </w:r>
      </w:ins>
      <w:r>
        <w:t xml:space="preserve"> pursuant to a subpoena or other court order, but only to the extent specified in such subpoena or court order; provided, prior to complying with any such order, you shall give written notice to us that such demand has been made</w:t>
      </w:r>
      <w:r>
        <w:rPr>
          <w:spacing w:val="-2"/>
        </w:rPr>
        <w:t xml:space="preserve"> </w:t>
      </w:r>
      <w:r>
        <w:t>upon</w:t>
      </w:r>
      <w:r>
        <w:rPr>
          <w:spacing w:val="-2"/>
        </w:rPr>
        <w:t xml:space="preserve"> </w:t>
      </w:r>
      <w:r>
        <w:t>you</w:t>
      </w:r>
      <w:r>
        <w:rPr>
          <w:spacing w:val="-3"/>
        </w:rPr>
        <w:t xml:space="preserve"> </w:t>
      </w:r>
      <w:r>
        <w:t>and,</w:t>
      </w:r>
      <w:r>
        <w:rPr>
          <w:spacing w:val="-4"/>
        </w:rPr>
        <w:t xml:space="preserve"> </w:t>
      </w:r>
      <w:r>
        <w:t>to</w:t>
      </w:r>
      <w:r>
        <w:rPr>
          <w:spacing w:val="-3"/>
        </w:rPr>
        <w:t xml:space="preserve"> </w:t>
      </w:r>
      <w:r>
        <w:t>the</w:t>
      </w:r>
      <w:r>
        <w:rPr>
          <w:spacing w:val="-4"/>
        </w:rPr>
        <w:t xml:space="preserve"> </w:t>
      </w:r>
      <w:r>
        <w:t>extent</w:t>
      </w:r>
      <w:r>
        <w:rPr>
          <w:spacing w:val="-2"/>
        </w:rPr>
        <w:t xml:space="preserve"> </w:t>
      </w:r>
      <w:r>
        <w:t>not</w:t>
      </w:r>
      <w:r>
        <w:rPr>
          <w:spacing w:val="-2"/>
        </w:rPr>
        <w:t xml:space="preserve"> </w:t>
      </w:r>
      <w:r>
        <w:t>legally</w:t>
      </w:r>
      <w:r>
        <w:rPr>
          <w:spacing w:val="-2"/>
        </w:rPr>
        <w:t xml:space="preserve"> </w:t>
      </w:r>
      <w:r>
        <w:t>prohibited,</w:t>
      </w:r>
      <w:r>
        <w:rPr>
          <w:spacing w:val="-2"/>
        </w:rPr>
        <w:t xml:space="preserve"> </w:t>
      </w:r>
      <w:r>
        <w:t>you</w:t>
      </w:r>
      <w:r>
        <w:rPr>
          <w:spacing w:val="-3"/>
        </w:rPr>
        <w:t xml:space="preserve"> </w:t>
      </w:r>
      <w:r>
        <w:t>shall</w:t>
      </w:r>
      <w:r>
        <w:rPr>
          <w:spacing w:val="-2"/>
        </w:rPr>
        <w:t xml:space="preserve"> </w:t>
      </w:r>
      <w:r>
        <w:t>provide</w:t>
      </w:r>
      <w:r>
        <w:rPr>
          <w:spacing w:val="-4"/>
        </w:rPr>
        <w:t xml:space="preserve"> </w:t>
      </w:r>
      <w:r>
        <w:t>us</w:t>
      </w:r>
      <w:r>
        <w:rPr>
          <w:spacing w:val="-2"/>
        </w:rPr>
        <w:t xml:space="preserve"> </w:t>
      </w:r>
      <w:r>
        <w:t>with</w:t>
      </w:r>
      <w:r>
        <w:rPr>
          <w:spacing w:val="-3"/>
        </w:rPr>
        <w:t xml:space="preserve"> </w:t>
      </w:r>
      <w:r>
        <w:t>an</w:t>
      </w:r>
      <w:r>
        <w:rPr>
          <w:spacing w:val="-2"/>
        </w:rPr>
        <w:t xml:space="preserve"> </w:t>
      </w:r>
      <w:r>
        <w:t>opportunity</w:t>
      </w:r>
      <w:r>
        <w:rPr>
          <w:spacing w:val="-4"/>
        </w:rPr>
        <w:t xml:space="preserve"> </w:t>
      </w:r>
      <w:r>
        <w:t>to contest any such direction or order.</w:t>
      </w:r>
    </w:p>
    <w:p w14:paraId="306C65E1" w14:textId="77777777" w:rsidR="006B0694" w:rsidRDefault="006B0694">
      <w:pPr>
        <w:pStyle w:val="BodyText"/>
      </w:pPr>
    </w:p>
    <w:p w14:paraId="306C65E2" w14:textId="77777777" w:rsidR="006B0694" w:rsidRDefault="00750790">
      <w:pPr>
        <w:pStyle w:val="ListParagraph"/>
        <w:numPr>
          <w:ilvl w:val="0"/>
          <w:numId w:val="1"/>
        </w:numPr>
        <w:tabs>
          <w:tab w:val="left" w:pos="458"/>
          <w:tab w:val="left" w:pos="460"/>
        </w:tabs>
        <w:ind w:right="144"/>
        <w:jc w:val="both"/>
      </w:pPr>
      <w:r>
        <w:t>You</w:t>
      </w:r>
      <w:r>
        <w:rPr>
          <w:spacing w:val="-3"/>
        </w:rPr>
        <w:t xml:space="preserve"> </w:t>
      </w:r>
      <w:r>
        <w:t>agree</w:t>
      </w:r>
      <w:r>
        <w:rPr>
          <w:spacing w:val="-2"/>
        </w:rPr>
        <w:t xml:space="preserve"> </w:t>
      </w:r>
      <w:r>
        <w:t>to</w:t>
      </w:r>
      <w:r>
        <w:rPr>
          <w:spacing w:val="-1"/>
        </w:rPr>
        <w:t xml:space="preserve"> </w:t>
      </w:r>
      <w:r>
        <w:t>defend,</w:t>
      </w:r>
      <w:r>
        <w:rPr>
          <w:spacing w:val="-2"/>
        </w:rPr>
        <w:t xml:space="preserve"> </w:t>
      </w:r>
      <w:r>
        <w:t>indemnify,</w:t>
      </w:r>
      <w:r>
        <w:rPr>
          <w:spacing w:val="-4"/>
        </w:rPr>
        <w:t xml:space="preserve"> </w:t>
      </w:r>
      <w:r>
        <w:t>and</w:t>
      </w:r>
      <w:r>
        <w:rPr>
          <w:spacing w:val="-3"/>
        </w:rPr>
        <w:t xml:space="preserve"> </w:t>
      </w:r>
      <w:r>
        <w:t>hold</w:t>
      </w:r>
      <w:r>
        <w:rPr>
          <w:spacing w:val="-4"/>
        </w:rPr>
        <w:t xml:space="preserve"> </w:t>
      </w:r>
      <w:r>
        <w:t>us</w:t>
      </w:r>
      <w:r>
        <w:rPr>
          <w:spacing w:val="-2"/>
        </w:rPr>
        <w:t xml:space="preserve"> </w:t>
      </w:r>
      <w:r>
        <w:t>harmless</w:t>
      </w:r>
      <w:r>
        <w:rPr>
          <w:spacing w:val="-2"/>
        </w:rPr>
        <w:t xml:space="preserve"> </w:t>
      </w:r>
      <w:r>
        <w:t>from</w:t>
      </w:r>
      <w:r>
        <w:rPr>
          <w:spacing w:val="-1"/>
        </w:rPr>
        <w:t xml:space="preserve"> </w:t>
      </w:r>
      <w:r>
        <w:t>and</w:t>
      </w:r>
      <w:r>
        <w:rPr>
          <w:spacing w:val="-4"/>
        </w:rPr>
        <w:t xml:space="preserve"> </w:t>
      </w:r>
      <w:r>
        <w:t>against</w:t>
      </w:r>
      <w:r>
        <w:rPr>
          <w:spacing w:val="-4"/>
        </w:rPr>
        <w:t xml:space="preserve"> </w:t>
      </w:r>
      <w:r>
        <w:t>all</w:t>
      </w:r>
      <w:r>
        <w:rPr>
          <w:spacing w:val="-2"/>
        </w:rPr>
        <w:t xml:space="preserve"> </w:t>
      </w:r>
      <w:r>
        <w:t>claims, actions,</w:t>
      </w:r>
      <w:r>
        <w:rPr>
          <w:spacing w:val="-2"/>
        </w:rPr>
        <w:t xml:space="preserve"> </w:t>
      </w:r>
      <w:r>
        <w:t>damages, losses, and</w:t>
      </w:r>
      <w:r>
        <w:rPr>
          <w:spacing w:val="-1"/>
        </w:rPr>
        <w:t xml:space="preserve"> </w:t>
      </w:r>
      <w:r>
        <w:t>liabilities, including reasonable</w:t>
      </w:r>
      <w:r>
        <w:rPr>
          <w:spacing w:val="-1"/>
        </w:rPr>
        <w:t xml:space="preserve"> </w:t>
      </w:r>
      <w:r>
        <w:t>attorneys'</w:t>
      </w:r>
      <w:r>
        <w:rPr>
          <w:spacing w:val="-2"/>
        </w:rPr>
        <w:t xml:space="preserve"> </w:t>
      </w:r>
      <w:r>
        <w:t>fees and expenses arising</w:t>
      </w:r>
      <w:r>
        <w:rPr>
          <w:spacing w:val="-2"/>
        </w:rPr>
        <w:t xml:space="preserve"> </w:t>
      </w:r>
      <w:r>
        <w:t>out of any breach of your obligations under this Agreement.</w:t>
      </w:r>
    </w:p>
    <w:p w14:paraId="306C65E3" w14:textId="4524F16C" w:rsidR="006B0694" w:rsidRDefault="00750790">
      <w:pPr>
        <w:pStyle w:val="ListParagraph"/>
        <w:numPr>
          <w:ilvl w:val="0"/>
          <w:numId w:val="1"/>
        </w:numPr>
        <w:tabs>
          <w:tab w:val="left" w:pos="458"/>
          <w:tab w:val="left" w:pos="460"/>
        </w:tabs>
        <w:spacing w:before="267"/>
        <w:ind w:right="124"/>
      </w:pPr>
      <w:r>
        <w:t>That Seller expressly reserves the right, at their sole discretion, to withdraw the Ownership Opportunity, modify Seller's marketing plan, or to reject any and all expressions of interest or offers to</w:t>
      </w:r>
      <w:r>
        <w:rPr>
          <w:spacing w:val="-2"/>
        </w:rPr>
        <w:t xml:space="preserve"> </w:t>
      </w:r>
      <w:r>
        <w:t>purchase</w:t>
      </w:r>
      <w:r>
        <w:rPr>
          <w:spacing w:val="-3"/>
        </w:rPr>
        <w:t xml:space="preserve"> </w:t>
      </w:r>
      <w:r>
        <w:t>the</w:t>
      </w:r>
      <w:r>
        <w:rPr>
          <w:spacing w:val="-5"/>
        </w:rPr>
        <w:t xml:space="preserve"> </w:t>
      </w:r>
      <w:r>
        <w:t>Ownership</w:t>
      </w:r>
      <w:r>
        <w:rPr>
          <w:spacing w:val="-4"/>
        </w:rPr>
        <w:t xml:space="preserve"> </w:t>
      </w:r>
      <w:r>
        <w:t>Opportunity,</w:t>
      </w:r>
      <w:r>
        <w:rPr>
          <w:spacing w:val="-1"/>
        </w:rPr>
        <w:t xml:space="preserve"> </w:t>
      </w:r>
      <w:r>
        <w:t>and/or</w:t>
      </w:r>
      <w:r>
        <w:rPr>
          <w:spacing w:val="-5"/>
        </w:rPr>
        <w:t xml:space="preserve"> </w:t>
      </w:r>
      <w:r>
        <w:t>to</w:t>
      </w:r>
      <w:r>
        <w:rPr>
          <w:spacing w:val="-4"/>
        </w:rPr>
        <w:t xml:space="preserve"> </w:t>
      </w:r>
      <w:r>
        <w:t>terminate</w:t>
      </w:r>
      <w:r>
        <w:rPr>
          <w:spacing w:val="-5"/>
        </w:rPr>
        <w:t xml:space="preserve"> </w:t>
      </w:r>
      <w:r>
        <w:t>discussions</w:t>
      </w:r>
      <w:r>
        <w:rPr>
          <w:spacing w:val="-3"/>
        </w:rPr>
        <w:t xml:space="preserve"> </w:t>
      </w:r>
      <w:r>
        <w:t>with</w:t>
      </w:r>
      <w:r>
        <w:rPr>
          <w:spacing w:val="-3"/>
        </w:rPr>
        <w:t xml:space="preserve"> </w:t>
      </w:r>
      <w:r>
        <w:t>any</w:t>
      </w:r>
      <w:r>
        <w:rPr>
          <w:spacing w:val="-3"/>
        </w:rPr>
        <w:t xml:space="preserve"> </w:t>
      </w:r>
      <w:r>
        <w:t>entity</w:t>
      </w:r>
      <w:r>
        <w:rPr>
          <w:spacing w:val="-2"/>
        </w:rPr>
        <w:t xml:space="preserve"> </w:t>
      </w:r>
      <w:r>
        <w:t>at</w:t>
      </w:r>
      <w:r>
        <w:rPr>
          <w:spacing w:val="-3"/>
        </w:rPr>
        <w:t xml:space="preserve"> </w:t>
      </w:r>
      <w:r>
        <w:t>any</w:t>
      </w:r>
      <w:r>
        <w:rPr>
          <w:spacing w:val="-5"/>
        </w:rPr>
        <w:t xml:space="preserve"> </w:t>
      </w:r>
      <w:r>
        <w:t>time with or without notice. Seller has no legal commitment or obligation to any entity reviewing the Evaluation Material or making any offer to purchase</w:t>
      </w:r>
      <w:ins w:id="20" w:author="Geneve DuBois" w:date="2025-01-30T18:23:00Z" w16du:dateUtc="2025-01-30T23:23:00Z">
        <w:r w:rsidR="007850BA">
          <w:t xml:space="preserve"> and </w:t>
        </w:r>
        <w:r w:rsidR="00C80E43">
          <w:t>you</w:t>
        </w:r>
      </w:ins>
      <w:ins w:id="21" w:author="Geneve DuBois" w:date="2025-01-30T18:24:00Z" w16du:dateUtc="2025-01-30T23:24:00Z">
        <w:r w:rsidR="00C80E43">
          <w:t xml:space="preserve"> have no legal commitment or obligation to proceed with the Ownership Opportunity</w:t>
        </w:r>
      </w:ins>
      <w:r>
        <w:t>, unless and until a written Purchase and Sales Agreement has been executed and all obligations hereunder satisfied or waived.</w:t>
      </w:r>
    </w:p>
    <w:p w14:paraId="306C65E4" w14:textId="77777777" w:rsidR="006B0694" w:rsidRDefault="006B0694">
      <w:pPr>
        <w:pStyle w:val="BodyText"/>
        <w:spacing w:before="2"/>
      </w:pPr>
    </w:p>
    <w:p w14:paraId="306C65E5" w14:textId="5FE0C9AE" w:rsidR="006B0694" w:rsidRDefault="00750790">
      <w:pPr>
        <w:pStyle w:val="ListParagraph"/>
        <w:numPr>
          <w:ilvl w:val="0"/>
          <w:numId w:val="1"/>
        </w:numPr>
        <w:tabs>
          <w:tab w:val="left" w:pos="510"/>
        </w:tabs>
        <w:ind w:left="510" w:hanging="410"/>
      </w:pPr>
      <w:r>
        <w:t>You</w:t>
      </w:r>
      <w:r>
        <w:rPr>
          <w:spacing w:val="-4"/>
        </w:rPr>
        <w:t xml:space="preserve"> </w:t>
      </w:r>
      <w:r>
        <w:t>agree</w:t>
      </w:r>
      <w:r>
        <w:rPr>
          <w:spacing w:val="-4"/>
        </w:rPr>
        <w:t xml:space="preserve"> </w:t>
      </w:r>
      <w:r>
        <w:t>to</w:t>
      </w:r>
      <w:r>
        <w:rPr>
          <w:spacing w:val="-3"/>
        </w:rPr>
        <w:t xml:space="preserve"> </w:t>
      </w:r>
      <w:r>
        <w:t>not</w:t>
      </w:r>
      <w:r>
        <w:rPr>
          <w:spacing w:val="-4"/>
        </w:rPr>
        <w:t xml:space="preserve"> </w:t>
      </w:r>
      <w:r>
        <w:t>contact</w:t>
      </w:r>
      <w:r>
        <w:rPr>
          <w:spacing w:val="-5"/>
        </w:rPr>
        <w:t xml:space="preserve"> </w:t>
      </w:r>
      <w:r>
        <w:t>any</w:t>
      </w:r>
      <w:r>
        <w:rPr>
          <w:spacing w:val="-2"/>
        </w:rPr>
        <w:t xml:space="preserve"> </w:t>
      </w:r>
      <w:r>
        <w:t>of</w:t>
      </w:r>
      <w:r>
        <w:rPr>
          <w:spacing w:val="-5"/>
        </w:rPr>
        <w:t xml:space="preserve"> </w:t>
      </w:r>
      <w:r>
        <w:t>the</w:t>
      </w:r>
      <w:r>
        <w:rPr>
          <w:spacing w:val="-4"/>
        </w:rPr>
        <w:t xml:space="preserve"> </w:t>
      </w:r>
      <w:r>
        <w:t>tenants</w:t>
      </w:r>
      <w:r>
        <w:rPr>
          <w:spacing w:val="-4"/>
        </w:rPr>
        <w:t xml:space="preserve"> </w:t>
      </w:r>
      <w:r>
        <w:t>of</w:t>
      </w:r>
      <w:r>
        <w:rPr>
          <w:spacing w:val="-5"/>
        </w:rPr>
        <w:t xml:space="preserve"> </w:t>
      </w:r>
      <w:r>
        <w:t>the</w:t>
      </w:r>
      <w:r>
        <w:rPr>
          <w:spacing w:val="-2"/>
        </w:rPr>
        <w:t xml:space="preserve"> </w:t>
      </w:r>
      <w:ins w:id="22" w:author="Geneve DuBois" w:date="2025-01-30T18:24:00Z" w16du:dateUtc="2025-01-30T23:24:00Z">
        <w:r w:rsidR="000F3C5A">
          <w:t>P</w:t>
        </w:r>
      </w:ins>
      <w:del w:id="23" w:author="Geneve DuBois" w:date="2025-01-30T18:24:00Z" w16du:dateUtc="2025-01-30T23:24:00Z">
        <w:r w:rsidDel="000F3C5A">
          <w:delText>p</w:delText>
        </w:r>
      </w:del>
      <w:r>
        <w:t>roject</w:t>
      </w:r>
      <w:r>
        <w:rPr>
          <w:spacing w:val="-2"/>
        </w:rPr>
        <w:t xml:space="preserve"> </w:t>
      </w:r>
      <w:r>
        <w:t>without</w:t>
      </w:r>
      <w:r>
        <w:rPr>
          <w:spacing w:val="-2"/>
        </w:rPr>
        <w:t xml:space="preserve"> </w:t>
      </w:r>
      <w:r>
        <w:t>the</w:t>
      </w:r>
      <w:r>
        <w:rPr>
          <w:spacing w:val="-2"/>
        </w:rPr>
        <w:t xml:space="preserve"> </w:t>
      </w:r>
      <w:r>
        <w:t>Seller’s</w:t>
      </w:r>
      <w:r>
        <w:rPr>
          <w:spacing w:val="-2"/>
        </w:rPr>
        <w:t xml:space="preserve"> </w:t>
      </w:r>
      <w:r>
        <w:t>prior</w:t>
      </w:r>
      <w:r>
        <w:rPr>
          <w:spacing w:val="-2"/>
        </w:rPr>
        <w:t xml:space="preserve"> consent.</w:t>
      </w:r>
    </w:p>
    <w:p w14:paraId="306C65E6" w14:textId="77777777" w:rsidR="006B0694" w:rsidRDefault="006B0694">
      <w:pPr>
        <w:pStyle w:val="BodyText"/>
        <w:spacing w:before="267"/>
      </w:pPr>
    </w:p>
    <w:p w14:paraId="306C65E7" w14:textId="08A129AD" w:rsidR="006B0694" w:rsidRDefault="00750790">
      <w:pPr>
        <w:pStyle w:val="BodyText"/>
        <w:ind w:left="100" w:right="146"/>
      </w:pPr>
      <w:r>
        <w:t>The obligations under this Agreement shall terminate upon the earlier of the date of closing any transaction</w:t>
      </w:r>
      <w:r>
        <w:rPr>
          <w:spacing w:val="-3"/>
        </w:rPr>
        <w:t xml:space="preserve"> </w:t>
      </w:r>
      <w:r>
        <w:t>regarding</w:t>
      </w:r>
      <w:r>
        <w:rPr>
          <w:spacing w:val="-3"/>
        </w:rPr>
        <w:t xml:space="preserve"> </w:t>
      </w:r>
      <w:r>
        <w:t>the</w:t>
      </w:r>
      <w:r>
        <w:rPr>
          <w:spacing w:val="-5"/>
        </w:rPr>
        <w:t xml:space="preserve"> </w:t>
      </w:r>
      <w:r>
        <w:t>Ownership</w:t>
      </w:r>
      <w:r>
        <w:rPr>
          <w:spacing w:val="-3"/>
        </w:rPr>
        <w:t xml:space="preserve"> </w:t>
      </w:r>
      <w:r>
        <w:t>Opportunity</w:t>
      </w:r>
      <w:r>
        <w:rPr>
          <w:spacing w:val="-4"/>
        </w:rPr>
        <w:t xml:space="preserve"> </w:t>
      </w:r>
      <w:r>
        <w:t>between</w:t>
      </w:r>
      <w:r>
        <w:rPr>
          <w:spacing w:val="-2"/>
        </w:rPr>
        <w:t xml:space="preserve"> </w:t>
      </w:r>
      <w:r>
        <w:t>us</w:t>
      </w:r>
      <w:r>
        <w:rPr>
          <w:spacing w:val="-5"/>
        </w:rPr>
        <w:t xml:space="preserve"> </w:t>
      </w:r>
      <w:r>
        <w:t>or</w:t>
      </w:r>
      <w:r>
        <w:rPr>
          <w:spacing w:val="-2"/>
        </w:rPr>
        <w:t xml:space="preserve"> </w:t>
      </w:r>
      <w:ins w:id="24" w:author="Geneve DuBois" w:date="2025-01-30T18:25:00Z" w16du:dateUtc="2025-01-30T23:25:00Z">
        <w:r w:rsidR="008D62A1">
          <w:rPr>
            <w:spacing w:val="-2"/>
          </w:rPr>
          <w:t xml:space="preserve">1 year from the </w:t>
        </w:r>
        <w:r w:rsidR="00280765">
          <w:rPr>
            <w:spacing w:val="-2"/>
          </w:rPr>
          <w:t xml:space="preserve">date of this Agreement, </w:t>
        </w:r>
      </w:ins>
      <w:r>
        <w:t>upon</w:t>
      </w:r>
      <w:r>
        <w:rPr>
          <w:spacing w:val="-1"/>
        </w:rPr>
        <w:t xml:space="preserve"> </w:t>
      </w:r>
      <w:ins w:id="25" w:author="Geneve DuBois" w:date="2025-01-30T18:25:00Z" w16du:dateUtc="2025-01-30T23:25:00Z">
        <w:r w:rsidR="00280765">
          <w:rPr>
            <w:spacing w:val="-1"/>
          </w:rPr>
          <w:t xml:space="preserve">which you shall </w:t>
        </w:r>
      </w:ins>
      <w:r>
        <w:t>return</w:t>
      </w:r>
      <w:r>
        <w:rPr>
          <w:spacing w:val="-5"/>
        </w:rPr>
        <w:t xml:space="preserve"> </w:t>
      </w:r>
      <w:r>
        <w:t>of</w:t>
      </w:r>
      <w:r>
        <w:rPr>
          <w:spacing w:val="-5"/>
        </w:rPr>
        <w:t xml:space="preserve"> </w:t>
      </w:r>
      <w:r>
        <w:t>all</w:t>
      </w:r>
      <w:r>
        <w:rPr>
          <w:spacing w:val="-2"/>
        </w:rPr>
        <w:t xml:space="preserve"> </w:t>
      </w:r>
      <w:r>
        <w:t>Evaluation</w:t>
      </w:r>
      <w:r>
        <w:rPr>
          <w:spacing w:val="-5"/>
        </w:rPr>
        <w:t xml:space="preserve"> </w:t>
      </w:r>
      <w:r>
        <w:t>Material to Seller</w:t>
      </w:r>
      <w:ins w:id="26" w:author="Geneve DuBois" w:date="2025-01-30T18:25:00Z" w16du:dateUtc="2025-01-30T23:25:00Z">
        <w:r w:rsidR="00280765">
          <w:t xml:space="preserve"> upon request by Seller</w:t>
        </w:r>
      </w:ins>
      <w:r>
        <w:t>.</w:t>
      </w:r>
    </w:p>
    <w:p w14:paraId="306C65E8" w14:textId="77777777" w:rsidR="006B0694" w:rsidRDefault="006B0694">
      <w:pPr>
        <w:pStyle w:val="BodyText"/>
        <w:spacing w:before="1"/>
        <w:rPr>
          <w:ins w:id="27" w:author="Geneve DuBois" w:date="2025-01-30T18:26:00Z" w16du:dateUtc="2025-01-30T23:26:00Z"/>
        </w:rPr>
      </w:pPr>
    </w:p>
    <w:p w14:paraId="4F16D21F" w14:textId="710CC4CF" w:rsidR="005E6C8C" w:rsidRDefault="005E6C8C">
      <w:pPr>
        <w:pStyle w:val="BodyText"/>
        <w:spacing w:before="1"/>
        <w:jc w:val="center"/>
        <w:pPrChange w:id="28" w:author="Geneve DuBois" w:date="2025-01-30T18:26:00Z" w16du:dateUtc="2025-01-30T23:26:00Z">
          <w:pPr>
            <w:pStyle w:val="BodyText"/>
            <w:spacing w:before="1"/>
          </w:pPr>
        </w:pPrChange>
      </w:pPr>
      <w:ins w:id="29" w:author="Geneve DuBois" w:date="2025-01-30T18:26:00Z" w16du:dateUtc="2025-01-30T23:26:00Z">
        <w:r>
          <w:t>(Signature is on the following page)</w:t>
        </w:r>
      </w:ins>
    </w:p>
    <w:p w14:paraId="7AC6DF5E" w14:textId="60FA9477" w:rsidR="00280765" w:rsidRDefault="00280765">
      <w:pPr>
        <w:rPr>
          <w:ins w:id="30" w:author="Geneve DuBois" w:date="2025-01-30T18:25:00Z" w16du:dateUtc="2025-01-30T23:25:00Z"/>
        </w:rPr>
      </w:pPr>
    </w:p>
    <w:p w14:paraId="7EB28F20" w14:textId="77777777" w:rsidR="005E6C8C" w:rsidRDefault="005E6C8C">
      <w:pPr>
        <w:rPr>
          <w:ins w:id="31" w:author="Geneve DuBois" w:date="2025-01-30T18:26:00Z" w16du:dateUtc="2025-01-30T23:26:00Z"/>
        </w:rPr>
      </w:pPr>
      <w:ins w:id="32" w:author="Geneve DuBois" w:date="2025-01-30T18:26:00Z" w16du:dateUtc="2025-01-30T23:26:00Z">
        <w:r>
          <w:br w:type="page"/>
        </w:r>
      </w:ins>
    </w:p>
    <w:p w14:paraId="306C65E9" w14:textId="0402E908" w:rsidR="006B0694" w:rsidRDefault="00750790">
      <w:pPr>
        <w:pStyle w:val="BodyText"/>
        <w:tabs>
          <w:tab w:val="left" w:pos="3700"/>
          <w:tab w:val="left" w:pos="6581"/>
          <w:tab w:val="left" w:pos="7301"/>
        </w:tabs>
        <w:ind w:left="100"/>
      </w:pPr>
      <w:r>
        <w:lastRenderedPageBreak/>
        <w:t>ACCEPTED</w:t>
      </w:r>
      <w:r>
        <w:rPr>
          <w:spacing w:val="-3"/>
        </w:rPr>
        <w:t xml:space="preserve"> </w:t>
      </w:r>
      <w:r>
        <w:t>AND</w:t>
      </w:r>
      <w:r>
        <w:rPr>
          <w:spacing w:val="-1"/>
        </w:rPr>
        <w:t xml:space="preserve"> </w:t>
      </w:r>
      <w:r>
        <w:t>AGREED</w:t>
      </w:r>
      <w:r>
        <w:rPr>
          <w:spacing w:val="-1"/>
        </w:rPr>
        <w:t xml:space="preserve"> </w:t>
      </w:r>
      <w:r>
        <w:t>to</w:t>
      </w:r>
      <w:r>
        <w:rPr>
          <w:spacing w:val="-4"/>
        </w:rPr>
        <w:t xml:space="preserve"> </w:t>
      </w:r>
      <w:r>
        <w:t>this</w:t>
      </w:r>
      <w:r>
        <w:rPr>
          <w:spacing w:val="-3"/>
        </w:rPr>
        <w:t xml:space="preserve"> </w:t>
      </w:r>
      <w:r>
        <w:rPr>
          <w:u w:val="single"/>
        </w:rPr>
        <w:tab/>
      </w:r>
      <w:r>
        <w:t>day of</w:t>
      </w:r>
      <w:r>
        <w:rPr>
          <w:spacing w:val="-4"/>
        </w:rPr>
        <w:t xml:space="preserve"> </w:t>
      </w:r>
      <w:r>
        <w:rPr>
          <w:u w:val="single"/>
        </w:rPr>
        <w:tab/>
      </w:r>
      <w:r>
        <w:t xml:space="preserve">, </w:t>
      </w:r>
      <w:r>
        <w:rPr>
          <w:spacing w:val="-5"/>
        </w:rPr>
        <w:t>20</w:t>
      </w:r>
      <w:r>
        <w:rPr>
          <w:u w:val="single"/>
        </w:rPr>
        <w:tab/>
      </w:r>
      <w:r>
        <w:rPr>
          <w:spacing w:val="-10"/>
        </w:rPr>
        <w:t>.</w:t>
      </w:r>
    </w:p>
    <w:p w14:paraId="306C65EA" w14:textId="77777777" w:rsidR="006B0694" w:rsidRDefault="006B0694">
      <w:pPr>
        <w:pStyle w:val="BodyText"/>
        <w:spacing w:before="1"/>
      </w:pPr>
    </w:p>
    <w:p w14:paraId="306C65EB" w14:textId="77777777" w:rsidR="006B0694" w:rsidRDefault="00750790">
      <w:pPr>
        <w:ind w:left="100"/>
        <w:jc w:val="both"/>
        <w:rPr>
          <w:b/>
        </w:rPr>
      </w:pPr>
      <w:r>
        <w:rPr>
          <w:b/>
        </w:rPr>
        <w:t>PRINCIPAL</w:t>
      </w:r>
      <w:r>
        <w:rPr>
          <w:b/>
          <w:spacing w:val="-7"/>
        </w:rPr>
        <w:t xml:space="preserve"> </w:t>
      </w:r>
      <w:r>
        <w:rPr>
          <w:b/>
        </w:rPr>
        <w:t>INFORMATION</w:t>
      </w:r>
      <w:r>
        <w:rPr>
          <w:b/>
          <w:spacing w:val="-6"/>
        </w:rPr>
        <w:t xml:space="preserve"> </w:t>
      </w:r>
      <w:r>
        <w:rPr>
          <w:b/>
        </w:rPr>
        <w:t>REQUIRED</w:t>
      </w:r>
      <w:r>
        <w:rPr>
          <w:b/>
          <w:spacing w:val="-8"/>
        </w:rPr>
        <w:t xml:space="preserve"> </w:t>
      </w:r>
      <w:r>
        <w:rPr>
          <w:b/>
        </w:rPr>
        <w:t>FOR</w:t>
      </w:r>
      <w:r>
        <w:rPr>
          <w:b/>
          <w:spacing w:val="-4"/>
        </w:rPr>
        <w:t xml:space="preserve"> </w:t>
      </w:r>
      <w:r>
        <w:rPr>
          <w:b/>
          <w:spacing w:val="-2"/>
        </w:rPr>
        <w:t>PACKAGE</w:t>
      </w:r>
    </w:p>
    <w:p w14:paraId="306C65EC" w14:textId="77777777" w:rsidR="006B0694" w:rsidRDefault="006B0694">
      <w:pPr>
        <w:pStyle w:val="BodyText"/>
        <w:spacing w:before="1"/>
        <w:rPr>
          <w:b/>
        </w:rPr>
      </w:pPr>
    </w:p>
    <w:p w14:paraId="306C65ED" w14:textId="77777777" w:rsidR="006B0694" w:rsidRDefault="00750790">
      <w:pPr>
        <w:pStyle w:val="BodyText"/>
        <w:tabs>
          <w:tab w:val="left" w:pos="5906"/>
        </w:tabs>
        <w:spacing w:line="360" w:lineRule="auto"/>
        <w:ind w:left="100" w:right="3651"/>
        <w:jc w:val="both"/>
      </w:pPr>
      <w:r>
        <w:t>SIGNED:</w:t>
      </w:r>
      <w:r>
        <w:rPr>
          <w:spacing w:val="46"/>
        </w:rPr>
        <w:t xml:space="preserve"> </w:t>
      </w:r>
      <w:r>
        <w:rPr>
          <w:u w:val="single"/>
        </w:rPr>
        <w:tab/>
      </w:r>
      <w:r>
        <w:t xml:space="preserve"> (PRINT NAME):</w:t>
      </w:r>
      <w:r>
        <w:rPr>
          <w:spacing w:val="48"/>
        </w:rPr>
        <w:t xml:space="preserve"> </w:t>
      </w:r>
      <w:r>
        <w:rPr>
          <w:u w:val="single"/>
        </w:rPr>
        <w:tab/>
      </w:r>
      <w:r>
        <w:t xml:space="preserve"> TITLE:</w:t>
      </w:r>
      <w:r>
        <w:rPr>
          <w:spacing w:val="40"/>
        </w:rPr>
        <w:t xml:space="preserve"> </w:t>
      </w:r>
      <w:r>
        <w:rPr>
          <w:u w:val="single"/>
        </w:rPr>
        <w:tab/>
      </w:r>
      <w:r>
        <w:t xml:space="preserve"> COMPANY:</w:t>
      </w:r>
      <w:r>
        <w:rPr>
          <w:spacing w:val="46"/>
        </w:rPr>
        <w:t xml:space="preserve"> </w:t>
      </w:r>
      <w:r>
        <w:rPr>
          <w:u w:val="single"/>
        </w:rPr>
        <w:tab/>
      </w:r>
      <w:r>
        <w:t xml:space="preserve"> ADDRESS:</w:t>
      </w:r>
      <w:r>
        <w:rPr>
          <w:spacing w:val="40"/>
        </w:rPr>
        <w:t xml:space="preserve"> </w:t>
      </w:r>
      <w:r>
        <w:rPr>
          <w:u w:val="single"/>
        </w:rPr>
        <w:tab/>
      </w:r>
      <w:r>
        <w:t xml:space="preserve"> CITY, STATE, ZIP:</w:t>
      </w:r>
      <w:r>
        <w:rPr>
          <w:spacing w:val="45"/>
        </w:rPr>
        <w:t xml:space="preserve"> </w:t>
      </w:r>
      <w:r>
        <w:rPr>
          <w:u w:val="single"/>
        </w:rPr>
        <w:tab/>
      </w:r>
      <w:r>
        <w:t xml:space="preserve"> PHONE:</w:t>
      </w:r>
      <w:r>
        <w:rPr>
          <w:spacing w:val="46"/>
        </w:rPr>
        <w:t xml:space="preserve"> </w:t>
      </w:r>
      <w:r>
        <w:rPr>
          <w:u w:val="single"/>
        </w:rPr>
        <w:tab/>
      </w:r>
      <w:r>
        <w:t xml:space="preserve"> EMAIL:</w:t>
      </w:r>
      <w:r>
        <w:rPr>
          <w:spacing w:val="48"/>
        </w:rPr>
        <w:t xml:space="preserve"> </w:t>
      </w:r>
      <w:r>
        <w:rPr>
          <w:u w:val="single"/>
        </w:rPr>
        <w:tab/>
      </w:r>
      <w:r>
        <w:t xml:space="preserve"> FAX:</w:t>
      </w:r>
      <w:r>
        <w:rPr>
          <w:spacing w:val="40"/>
        </w:rPr>
        <w:t xml:space="preserve"> </w:t>
      </w:r>
      <w:r>
        <w:rPr>
          <w:u w:val="single"/>
        </w:rPr>
        <w:tab/>
      </w:r>
    </w:p>
    <w:sectPr w:rsidR="006B0694">
      <w:pgSz w:w="12240" w:h="15840"/>
      <w:pgMar w:top="140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95C43"/>
    <w:multiLevelType w:val="hybridMultilevel"/>
    <w:tmpl w:val="9360370C"/>
    <w:lvl w:ilvl="0" w:tplc="29EA74BE">
      <w:start w:val="1"/>
      <w:numFmt w:val="decimal"/>
      <w:lvlText w:val="%1."/>
      <w:lvlJc w:val="left"/>
      <w:pPr>
        <w:ind w:left="460" w:hanging="360"/>
      </w:pPr>
      <w:rPr>
        <w:rFonts w:ascii="Calibri" w:eastAsia="Calibri" w:hAnsi="Calibri" w:cs="Calibri" w:hint="default"/>
        <w:b/>
        <w:bCs/>
        <w:i w:val="0"/>
        <w:iCs w:val="0"/>
        <w:spacing w:val="0"/>
        <w:w w:val="100"/>
        <w:sz w:val="22"/>
        <w:szCs w:val="22"/>
        <w:lang w:val="en-US" w:eastAsia="en-US" w:bidi="ar-SA"/>
      </w:rPr>
    </w:lvl>
    <w:lvl w:ilvl="1" w:tplc="24DECDB2">
      <w:numFmt w:val="bullet"/>
      <w:lvlText w:val="•"/>
      <w:lvlJc w:val="left"/>
      <w:pPr>
        <w:ind w:left="1370" w:hanging="360"/>
      </w:pPr>
      <w:rPr>
        <w:rFonts w:hint="default"/>
        <w:lang w:val="en-US" w:eastAsia="en-US" w:bidi="ar-SA"/>
      </w:rPr>
    </w:lvl>
    <w:lvl w:ilvl="2" w:tplc="9D927960">
      <w:numFmt w:val="bullet"/>
      <w:lvlText w:val="•"/>
      <w:lvlJc w:val="left"/>
      <w:pPr>
        <w:ind w:left="2280" w:hanging="360"/>
      </w:pPr>
      <w:rPr>
        <w:rFonts w:hint="default"/>
        <w:lang w:val="en-US" w:eastAsia="en-US" w:bidi="ar-SA"/>
      </w:rPr>
    </w:lvl>
    <w:lvl w:ilvl="3" w:tplc="DE4821FC">
      <w:numFmt w:val="bullet"/>
      <w:lvlText w:val="•"/>
      <w:lvlJc w:val="left"/>
      <w:pPr>
        <w:ind w:left="3190" w:hanging="360"/>
      </w:pPr>
      <w:rPr>
        <w:rFonts w:hint="default"/>
        <w:lang w:val="en-US" w:eastAsia="en-US" w:bidi="ar-SA"/>
      </w:rPr>
    </w:lvl>
    <w:lvl w:ilvl="4" w:tplc="22A802F2">
      <w:numFmt w:val="bullet"/>
      <w:lvlText w:val="•"/>
      <w:lvlJc w:val="left"/>
      <w:pPr>
        <w:ind w:left="4100" w:hanging="360"/>
      </w:pPr>
      <w:rPr>
        <w:rFonts w:hint="default"/>
        <w:lang w:val="en-US" w:eastAsia="en-US" w:bidi="ar-SA"/>
      </w:rPr>
    </w:lvl>
    <w:lvl w:ilvl="5" w:tplc="5B32056A">
      <w:numFmt w:val="bullet"/>
      <w:lvlText w:val="•"/>
      <w:lvlJc w:val="left"/>
      <w:pPr>
        <w:ind w:left="5010" w:hanging="360"/>
      </w:pPr>
      <w:rPr>
        <w:rFonts w:hint="default"/>
        <w:lang w:val="en-US" w:eastAsia="en-US" w:bidi="ar-SA"/>
      </w:rPr>
    </w:lvl>
    <w:lvl w:ilvl="6" w:tplc="36F6C7BE">
      <w:numFmt w:val="bullet"/>
      <w:lvlText w:val="•"/>
      <w:lvlJc w:val="left"/>
      <w:pPr>
        <w:ind w:left="5920" w:hanging="360"/>
      </w:pPr>
      <w:rPr>
        <w:rFonts w:hint="default"/>
        <w:lang w:val="en-US" w:eastAsia="en-US" w:bidi="ar-SA"/>
      </w:rPr>
    </w:lvl>
    <w:lvl w:ilvl="7" w:tplc="3AECD562">
      <w:numFmt w:val="bullet"/>
      <w:lvlText w:val="•"/>
      <w:lvlJc w:val="left"/>
      <w:pPr>
        <w:ind w:left="6830" w:hanging="360"/>
      </w:pPr>
      <w:rPr>
        <w:rFonts w:hint="default"/>
        <w:lang w:val="en-US" w:eastAsia="en-US" w:bidi="ar-SA"/>
      </w:rPr>
    </w:lvl>
    <w:lvl w:ilvl="8" w:tplc="D2BC06F2">
      <w:numFmt w:val="bullet"/>
      <w:lvlText w:val="•"/>
      <w:lvlJc w:val="left"/>
      <w:pPr>
        <w:ind w:left="7740" w:hanging="360"/>
      </w:pPr>
      <w:rPr>
        <w:rFonts w:hint="default"/>
        <w:lang w:val="en-US" w:eastAsia="en-US" w:bidi="ar-SA"/>
      </w:rPr>
    </w:lvl>
  </w:abstractNum>
  <w:num w:numId="1" w16cid:durableId="10191575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eve DuBois">
    <w15:presenceInfo w15:providerId="AD" w15:userId="S::geneve@seedjura.com::0b20a72e-ff4a-46d0-a365-c38f6f6778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94"/>
    <w:rsid w:val="000F3C5A"/>
    <w:rsid w:val="001F1B7B"/>
    <w:rsid w:val="0027724C"/>
    <w:rsid w:val="00280765"/>
    <w:rsid w:val="003F17A8"/>
    <w:rsid w:val="0043361D"/>
    <w:rsid w:val="00442AC3"/>
    <w:rsid w:val="005E6C8C"/>
    <w:rsid w:val="006B0694"/>
    <w:rsid w:val="006B56DF"/>
    <w:rsid w:val="00750790"/>
    <w:rsid w:val="007850BA"/>
    <w:rsid w:val="00883137"/>
    <w:rsid w:val="008D62A1"/>
    <w:rsid w:val="009E3077"/>
    <w:rsid w:val="00A51BEE"/>
    <w:rsid w:val="00B61567"/>
    <w:rsid w:val="00B71D43"/>
    <w:rsid w:val="00BD571C"/>
    <w:rsid w:val="00C51BD5"/>
    <w:rsid w:val="00C80E43"/>
    <w:rsid w:val="00D04485"/>
    <w:rsid w:val="00E01CEA"/>
    <w:rsid w:val="00E3397B"/>
    <w:rsid w:val="00EB5D2A"/>
    <w:rsid w:val="00EF1F71"/>
    <w:rsid w:val="00F1207B"/>
    <w:rsid w:val="00F200E1"/>
    <w:rsid w:val="00FC6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C65CE"/>
  <w15:docId w15:val="{7976B891-C94C-4223-A2EB-1D93751C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paragraph" w:styleId="Revision">
    <w:name w:val="Revision"/>
    <w:hidden/>
    <w:uiPriority w:val="99"/>
    <w:semiHidden/>
    <w:rsid w:val="00E01CEA"/>
    <w:pPr>
      <w:widowControl/>
      <w:autoSpaceDE/>
      <w:autoSpaceDN/>
    </w:pPr>
    <w:rPr>
      <w:rFonts w:ascii="Calibri" w:eastAsia="Calibri" w:hAnsi="Calibri" w:cs="Calibri"/>
    </w:rPr>
  </w:style>
  <w:style w:type="paragraph" w:styleId="NormalWeb">
    <w:name w:val="Normal (Web)"/>
    <w:basedOn w:val="Normal"/>
    <w:uiPriority w:val="99"/>
    <w:semiHidden/>
    <w:unhideWhenUsed/>
    <w:rsid w:val="009E30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125029">
      <w:bodyDiv w:val="1"/>
      <w:marLeft w:val="30"/>
      <w:marRight w:val="30"/>
      <w:marTop w:val="30"/>
      <w:marBottom w:val="30"/>
      <w:divBdr>
        <w:top w:val="none" w:sz="0" w:space="0" w:color="auto"/>
        <w:left w:val="none" w:sz="0" w:space="0" w:color="auto"/>
        <w:bottom w:val="none" w:sz="0" w:space="0" w:color="auto"/>
        <w:right w:val="none" w:sz="0" w:space="0" w:color="auto"/>
      </w:divBdr>
      <w:divsChild>
        <w:div w:id="1396464801">
          <w:marLeft w:val="0"/>
          <w:marRight w:val="0"/>
          <w:marTop w:val="0"/>
          <w:marBottom w:val="0"/>
          <w:divBdr>
            <w:top w:val="none" w:sz="0" w:space="0" w:color="auto"/>
            <w:left w:val="none" w:sz="0" w:space="0" w:color="auto"/>
            <w:bottom w:val="none" w:sz="0" w:space="0" w:color="auto"/>
            <w:right w:val="none" w:sz="0" w:space="0" w:color="auto"/>
          </w:divBdr>
        </w:div>
      </w:divsChild>
    </w:div>
    <w:div w:id="2136219251">
      <w:bodyDiv w:val="1"/>
      <w:marLeft w:val="30"/>
      <w:marRight w:val="30"/>
      <w:marTop w:val="30"/>
      <w:marBottom w:val="30"/>
      <w:divBdr>
        <w:top w:val="none" w:sz="0" w:space="0" w:color="auto"/>
        <w:left w:val="none" w:sz="0" w:space="0" w:color="auto"/>
        <w:bottom w:val="none" w:sz="0" w:space="0" w:color="auto"/>
        <w:right w:val="none" w:sz="0" w:space="0" w:color="auto"/>
      </w:divBdr>
      <w:divsChild>
        <w:div w:id="18495184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899</Words>
  <Characters>5129</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EXCLUSIVE AUTHORIZATION TO SELL</dc:title>
  <dc:creator>Daisy Martinez</dc:creator>
  <cp:lastModifiedBy>SeedJura, PLLC</cp:lastModifiedBy>
  <cp:revision>3</cp:revision>
  <dcterms:created xsi:type="dcterms:W3CDTF">2025-01-30T23:31:00Z</dcterms:created>
  <dcterms:modified xsi:type="dcterms:W3CDTF">2026-02-27T19:18:00Z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for Microsoft 365</vt:lpwstr>
  </property>
  <property fmtid="{D5CDD505-2E9C-101B-9397-08002B2CF9AE}" pid="4" name="LastSaved">
    <vt:filetime>2025-01-30T00:00:00Z</vt:filetime>
  </property>
  <property fmtid="{D5CDD505-2E9C-101B-9397-08002B2CF9AE}" pid="5" name="Producer">
    <vt:lpwstr>Microsoft® Word for Microsoft 365</vt:lpwstr>
  </property>
</Properties>
</file>