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NON-DISCLOSURE AGREEMENT</w:t>
      </w:r>
    </w:p>
    <w:p>
      <w:pPr>
        <w:pStyle w:val="Normal"/>
        <w:rPr/>
      </w:pPr>
      <w:r>
        <w:rPr/>
        <w:t>This Non-Disclosure Agreement ("Agreement") is entered into on March 9, 2026, between John Smith, an individual residing at 123 Oak Street, Springfield, IL 62701 (email: john.smith@email.com, phone: (555) 123-4567), hereinafter referred to as the "Disclosing Party," and ABC Corporation, a Delaware corporation with its principal place of business at 456 Pine Avenue, Chicago, IL 60601 (email: legal@abccorp.com, phone: (555) 987-6543), hereinafter referred to as the "Receiving Party."</w:t>
      </w:r>
    </w:p>
    <w:p>
      <w:pPr>
        <w:pStyle w:val="Normal"/>
        <w:rPr/>
      </w:pPr>
      <w:r>
        <w:rPr/>
        <w:t>WHEREAS, the Disclosing Party possesses certain confidential and proprietary information relating to real estate investments; and</w:t>
      </w:r>
    </w:p>
    <w:p>
      <w:pPr>
        <w:pStyle w:val="Normal"/>
        <w:rPr/>
      </w:pPr>
      <w:r>
        <w:rPr/>
        <w:t>WHEREAS, the Receiving Party desires to evaluate such information for potential business opportunities;</w:t>
      </w:r>
    </w:p>
    <w:p>
      <w:pPr>
        <w:pStyle w:val="Normal"/>
        <w:rPr/>
      </w:pPr>
      <w:r>
        <w:rPr/>
        <w:t>NOW, THEREFORE, in consideration of the mutual covenants contained herein, the parties agree as follows:</w:t>
      </w:r>
    </w:p>
    <w:p>
      <w:pPr>
        <w:pStyle w:val="Normal"/>
        <w:rPr/>
      </w:pPr>
      <w:r>
        <w:rPr/>
        <w:t>1. CONFIDENTIAL INFORMATION</w:t>
      </w:r>
      <w:ins w:id="0" w:author="Unknown Author" w:date="2026-03-10T12:16:43Z">
        <w:r>
          <w:rPr/>
          <w:t xml:space="preserve"> However, Confidential Information does not include: (i) information already in possession; (ii) information publicly available; (iii) information independently developed; (iv) information received from third parties without confidentiality obligations.</w:t>
        </w:r>
      </w:ins>
    </w:p>
    <w:p>
      <w:pPr>
        <w:pStyle w:val="Normal"/>
        <w:rPr/>
      </w:pPr>
      <w:r>
        <w:rPr/>
        <w:t>For purposes of this Agreement, "Confidential Information" means all non-public, proprietary information disclosed by John Smith to ABC Corporation.</w:t>
      </w:r>
    </w:p>
    <w:p>
      <w:pPr>
        <w:pStyle w:val="Normal"/>
        <w:rPr/>
      </w:pPr>
      <w:r>
        <w:rPr/>
        <w:t>2. OBLIGATIONS OF RECEIVING PARTY</w:t>
      </w:r>
    </w:p>
    <w:p>
      <w:pPr>
        <w:pStyle w:val="Normal"/>
        <w:rPr/>
      </w:pPr>
      <w:r>
        <w:rPr/>
        <w:t>ABC Corporation agrees to maintain the confidentiality of all Confidential Information and not to disclose such information to any third parties without the prior written consent of John Smith.</w:t>
      </w:r>
    </w:p>
    <w:p>
      <w:pPr>
        <w:pStyle w:val="Normal"/>
        <w:rPr/>
      </w:pPr>
      <w:r>
        <w:rPr/>
        <w:t>3. RETURN OF MATERIALS</w:t>
      </w:r>
    </w:p>
    <w:p>
      <w:pPr>
        <w:pStyle w:val="Normal"/>
        <w:rPr/>
      </w:pPr>
      <w:r>
        <w:rPr/>
        <w:t>Upon termination of this Agreement, ABC Corporation shall return all materials containing Confidential Information to John Smith at 123 Oak Street, Springfield, IL 62701.</w:t>
      </w:r>
    </w:p>
    <w:p>
      <w:pPr>
        <w:pStyle w:val="Normal"/>
        <w:rPr/>
      </w:pPr>
      <w:r>
        <w:rPr/>
        <w:t>IN WITNESS WHEREOF, the parties have executed this Agreement as of the date first written above.</w:t>
      </w:r>
    </w:p>
    <w:p>
      <w:pPr>
        <w:pStyle w:val="Normal"/>
        <w:rPr/>
      </w:pPr>
      <w:r>
        <w:rPr/>
        <w:t>DISCLOSING PARTY:                    RECEIVING PARTY:</w:t>
      </w:r>
    </w:p>
    <w:p>
      <w:pPr>
        <w:pStyle w:val="Normal"/>
        <w:rPr/>
      </w:pPr>
      <w:r>
        <w:rPr/>
        <w:t>_________________________           _________________________</w:t>
      </w:r>
    </w:p>
    <w:p>
      <w:pPr>
        <w:pStyle w:val="Normal"/>
        <w:rPr/>
      </w:pPr>
      <w:r>
        <w:rPr/>
        <w:t>John Smith                          Sarah Johnson, CEO</w:t>
      </w:r>
    </w:p>
    <w:p>
      <w:pPr>
        <w:pStyle w:val="Normal"/>
        <w:rPr/>
      </w:pPr>
      <w:r>
        <w:rPr/>
        <w:t>Date: 3/9/2026                      ABC Corporation</w:t>
      </w:r>
    </w:p>
    <w:p>
      <w:pPr>
        <w:pStyle w:val="Normal"/>
        <w:rPr/>
      </w:pPr>
      <w:r>
        <w:rPr/>
        <w:t>Date: 3/9/2026</w:t>
      </w:r>
    </w:p>
    <w:p>
      <w:pPr>
        <w:pStyle w:val="Normal"/>
        <w:rPr/>
      </w:pPr>
      <w:r>
        <w:rPr/>
        <w:t>Contact Information:</w:t>
      </w:r>
    </w:p>
    <w:p>
      <w:pPr>
        <w:pStyle w:val="Normal"/>
        <w:rPr/>
      </w:pPr>
      <w:r>
        <w:rPr/>
        <w:t>John Smith: john.smith@email.com, (555) 123-4567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Sarah Johnson: sarah.johnson@abccorp.com, (555) 987-6543</w:t>
      </w:r>
      <w:ins w:id="1" w:author="Unknown Author" w:date="2026-03-10T12:16:43Z">
        <w:r>
          <w:rPr/>
          <w:t xml:space="preserve"> Effective Date: The date this Agreement is executed by both parties.</w:t>
        </w:r>
      </w:ins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2026-03-10T12:16:43Z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