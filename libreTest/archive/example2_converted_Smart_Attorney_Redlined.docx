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220" w:before="0" w:after="506"/>
        <w:ind w:left="0" w:right="0"/>
        <w:rPr/>
      </w:pPr>
      <w:r>
        <w:rPr/>
      </w:r>
    </w:p>
    <w:p>
      <w:pPr>
        <w:pStyle w:val="Normal"/>
        <w:widowControl/>
        <w:spacing w:lineRule="exact" w:line="316" w:before="0" w:after="0"/>
        <w:ind w:hanging="0" w:left="2304" w:right="2736"/>
        <w:jc w:val="center"/>
        <w:rPr/>
      </w:pPr>
      <w:r>
        <w:rPr>
          <w:rFonts w:eastAsia="Arial" w:ascii="Arial" w:hAnsi="Arial"/>
          <w:b/>
          <w:i w:val="false"/>
          <w:color w:val="000000"/>
          <w:sz w:val="28"/>
        </w:rPr>
        <w:t xml:space="preserve"> </w:t>
      </w:r>
      <w:r>
        <w:rPr>
          <w:rFonts w:eastAsia="Arial" w:ascii="Arial" w:hAnsi="Arial"/>
          <w:b/>
          <w:i w:val="false"/>
          <w:color w:val="000000"/>
          <w:sz w:val="28"/>
        </w:rPr>
        <w:t xml:space="preserve">NON-DISCLOSURE AGREEMENT </w:t>
      </w:r>
      <w:r>
        <w:rPr/>
        <w:br/>
      </w:r>
      <w:r>
        <w:rPr>
          <w:rFonts w:eastAsia="ArialMT" w:ascii="ArialMT" w:hAnsi="ArialMT"/>
          <w:b w:val="false"/>
          <w:i w:val="false"/>
          <w:color w:val="000000"/>
          <w:sz w:val="28"/>
        </w:rPr>
        <w:t xml:space="preserve">(CONFIDENTIALITY) </w:t>
      </w:r>
    </w:p>
    <w:p>
      <w:pPr>
        <w:pStyle w:val="Normal"/>
        <w:widowControl/>
        <w:spacing w:lineRule="exact" w:line="250" w:before="578" w:after="0"/>
        <w:ind w:hanging="0" w:left="0" w:right="288"/>
        <w:jc w:val="left"/>
        <w:rPr/>
      </w:pPr>
      <w:r>
        <w:rPr>
          <w:rFonts w:eastAsia="Arial" w:ascii="Arial" w:hAnsi="Arial"/>
          <w:b/>
          <w:i w:val="false"/>
          <w:color w:val="000000"/>
          <w:sz w:val="22"/>
        </w:rPr>
        <w:t>1. The Parties</w:t>
      </w:r>
      <w:r>
        <w:rPr>
          <w:rFonts w:eastAsia="ArialMT" w:ascii="ArialMT" w:hAnsi="ArialMT"/>
          <w:b w:val="false"/>
          <w:i w:val="false"/>
          <w:color w:val="000000"/>
          <w:sz w:val="22"/>
        </w:rPr>
        <w:t xml:space="preserve">. This Commercial Real Estate Non-Disclosure Agreement, hereinafter known as the “Agreement”, made this ____ day of _____________________, 2019 between: </w:t>
      </w:r>
    </w:p>
    <w:p>
      <w:pPr>
        <w:pStyle w:val="Normal"/>
        <w:widowControl/>
        <w:spacing w:lineRule="exact" w:line="246" w:before="264" w:after="0"/>
        <w:ind w:hanging="0" w:left="0" w:right="0"/>
        <w:jc w:val="left"/>
        <w:rPr/>
      </w:pPr>
      <w:r>
        <w:rPr>
          <w:rFonts w:eastAsia="ArialMT" w:ascii="ArialMT" w:hAnsi="ArialMT"/>
          <w:b w:val="false"/>
          <w:i w:val="false"/>
          <w:color w:val="000000"/>
          <w:sz w:val="22"/>
        </w:rPr>
        <w:t xml:space="preserve">Potential Buyer/Tenant: _____________________, hereinafter known as the “Interested Party”. </w:t>
      </w:r>
    </w:p>
    <w:p>
      <w:pPr>
        <w:pStyle w:val="Normal"/>
        <w:widowControl/>
        <w:spacing w:lineRule="exact" w:line="246" w:before="258" w:after="0"/>
        <w:ind w:hanging="0" w:left="0" w:right="0"/>
        <w:jc w:val="left"/>
        <w:rPr/>
      </w:pPr>
      <w:r>
        <w:rPr>
          <w:rFonts w:eastAsia="ArialMT" w:ascii="ArialMT" w:hAnsi="ArialMT"/>
          <w:b w:val="false"/>
          <w:i w:val="false"/>
          <w:color w:val="000000"/>
          <w:sz w:val="22"/>
        </w:rPr>
        <w:t xml:space="preserve">Landlord: _____________________, hereinafter known as the “Landlord”. </w:t>
      </w:r>
    </w:p>
    <w:p>
      <w:pPr>
        <w:pStyle w:val="Normal"/>
        <w:widowControl/>
        <w:spacing w:lineRule="exact" w:line="246" w:before="262" w:after="0"/>
        <w:ind w:hanging="0" w:left="0" w:right="0"/>
        <w:jc w:val="left"/>
        <w:rPr/>
      </w:pPr>
      <w:r>
        <w:rPr>
          <w:rFonts w:eastAsia="ArialMT" w:ascii="ArialMT" w:hAnsi="ArialMT"/>
          <w:b w:val="false"/>
          <w:i w:val="false"/>
          <w:color w:val="000000"/>
          <w:sz w:val="22"/>
        </w:rPr>
        <w:t xml:space="preserve">Agent (if any): _____________________, hereinafter known as the “Agent”. </w:t>
      </w:r>
    </w:p>
    <w:p>
      <w:pPr>
        <w:pStyle w:val="Normal"/>
        <w:widowControl/>
        <w:spacing w:lineRule="exact" w:line="246" w:before="258" w:after="0"/>
        <w:ind w:hanging="0" w:left="0" w:right="0"/>
        <w:jc w:val="left"/>
        <w:rPr/>
      </w:pPr>
      <w:r>
        <w:rPr>
          <w:rFonts w:eastAsia="ArialMT" w:ascii="ArialMT" w:hAnsi="ArialMT"/>
          <w:b w:val="false"/>
          <w:i w:val="false"/>
          <w:color w:val="000000"/>
          <w:sz w:val="22"/>
        </w:rPr>
        <w:t xml:space="preserve">Collectively, the above-named persons or entities, shall be known as the “Parties”. </w:t>
      </w:r>
    </w:p>
    <w:p>
      <w:pPr>
        <w:pStyle w:val="Normal"/>
        <w:widowControl/>
        <w:spacing w:lineRule="exact" w:line="254" w:before="250" w:after="0"/>
        <w:ind w:hanging="0" w:left="0" w:right="288"/>
        <w:jc w:val="left"/>
        <w:rPr/>
      </w:pPr>
      <w:r>
        <w:rPr>
          <w:rFonts w:eastAsia="Arial" w:ascii="Arial" w:hAnsi="Arial"/>
          <w:b/>
          <w:i w:val="false"/>
          <w:color w:val="000000"/>
          <w:sz w:val="22"/>
        </w:rPr>
        <w:t>2. The Property</w:t>
      </w:r>
      <w:r>
        <w:rPr>
          <w:rFonts w:eastAsia="ArialMT" w:ascii="ArialMT" w:hAnsi="ArialMT"/>
          <w:b w:val="false"/>
          <w:i w:val="false"/>
          <w:color w:val="000000"/>
          <w:sz w:val="22"/>
        </w:rPr>
        <w:t>. In connection with the Interested Party’s consideration of a possible purchase or lease of the Landlord’s real estate located</w:t>
      </w:r>
      <w:ins w:id="0" w:author="Unknown Author" w:date="2026-03-09T11:42:47Z">
        <w:r>
          <w:rPr>
            <w:rFonts w:eastAsia="ArialMT" w:ascii="ArialMT" w:hAnsi="ArialMT"/>
            <w:b w:val="false"/>
            <w:i w:val="false"/>
            <w:color w:val="000000"/>
            <w:sz w:val="22"/>
          </w:rPr>
          <w:t xml:space="preserve"> ("Property")</w:t>
        </w:r>
      </w:ins>
      <w:r>
        <w:rPr>
          <w:rFonts w:eastAsia="ArialMT" w:ascii="ArialMT" w:hAnsi="ArialMT"/>
          <w:b w:val="false"/>
          <w:i w:val="false"/>
          <w:color w:val="000000"/>
          <w:sz w:val="22"/>
        </w:rPr>
        <w:t xml:space="preserve"> at _____________________, City of Los Angeles, State of California, hereinafter known as the “Property”, the Parties agree to the following terms and conditions: </w:t>
      </w:r>
    </w:p>
    <w:p>
      <w:pPr>
        <w:pStyle w:val="Normal"/>
        <w:widowControl/>
        <w:spacing w:lineRule="exact" w:line="254" w:before="254" w:after="0"/>
        <w:ind w:hanging="0" w:left="0" w:right="576"/>
        <w:jc w:val="left"/>
        <w:rPr/>
      </w:pPr>
      <w:r>
        <w:rPr>
          <w:rFonts w:eastAsia="Arial" w:ascii="Arial" w:hAnsi="Arial"/>
          <w:b/>
          <w:i w:val="false"/>
          <w:color w:val="000000"/>
          <w:sz w:val="22"/>
        </w:rPr>
        <w:t>3. Genuine Interest</w:t>
      </w:r>
      <w:r>
        <w:rPr>
          <w:rFonts w:eastAsia="ArialMT" w:ascii="ArialMT" w:hAnsi="ArialMT"/>
          <w:b w:val="false"/>
          <w:i w:val="false"/>
          <w:color w:val="000000"/>
          <w:sz w:val="22"/>
        </w:rPr>
        <w:t xml:space="preserve">. The Interested Party is genuinely interested in purchasing or leasing the Property from the Landlord. </w:t>
      </w:r>
    </w:p>
    <w:p>
      <w:pPr>
        <w:pStyle w:val="Normal"/>
        <w:widowControl/>
        <w:spacing w:lineRule="exact" w:line="254" w:before="252" w:after="0"/>
        <w:ind w:hanging="0" w:left="0" w:right="432"/>
        <w:jc w:val="left"/>
        <w:rPr/>
      </w:pPr>
      <w:r>
        <w:rPr>
          <w:rFonts w:eastAsia="Arial" w:ascii="Arial" w:hAnsi="Arial"/>
          <w:b/>
          <w:i w:val="false"/>
          <w:color w:val="000000"/>
          <w:sz w:val="22"/>
        </w:rPr>
        <w:t>4. Permitted Use</w:t>
      </w:r>
      <w:r>
        <w:rPr>
          <w:rFonts w:eastAsia="ArialMT" w:ascii="ArialMT" w:hAnsi="ArialMT"/>
          <w:b w:val="false"/>
          <w:i w:val="false"/>
          <w:color w:val="000000"/>
          <w:sz w:val="22"/>
        </w:rPr>
        <w:t>. The Interested Party will use the confidential information</w:t>
      </w:r>
      <w:ins w:id="1" w:author="Unknown Author" w:date="2026-03-09T11:42:47Z">
        <w:r>
          <w:rPr>
            <w:rFonts w:eastAsia="ArialMT" w:ascii="ArialMT" w:hAnsi="ArialMT"/>
            <w:b w:val="false"/>
            <w:i w:val="false"/>
            <w:color w:val="000000"/>
            <w:sz w:val="22"/>
          </w:rPr>
          <w:t xml:space="preserve"> However, Confidential Information does not include: (i) information already in possession; (ii) information publicly available; (iii) information independently developed; (iv) information received from third parties without confidentiality obligations.</w:t>
        </w:r>
      </w:ins>
      <w:r>
        <w:rPr>
          <w:rFonts w:eastAsia="ArialMT" w:ascii="ArialMT" w:hAnsi="ArialMT"/>
          <w:b w:val="false"/>
          <w:i w:val="false"/>
          <w:color w:val="000000"/>
          <w:sz w:val="22"/>
        </w:rPr>
        <w:t xml:space="preserve"> solely for purposes of evaluating the Property. </w:t>
      </w:r>
    </w:p>
    <w:p>
      <w:pPr>
        <w:pStyle w:val="Normal"/>
        <w:widowControl/>
        <w:spacing w:lineRule="exact" w:line="254" w:before="250" w:after="0"/>
        <w:ind w:hanging="0" w:left="0" w:right="288"/>
        <w:jc w:val="left"/>
        <w:rPr/>
      </w:pPr>
      <w:r>
        <w:rPr>
          <w:rFonts w:eastAsia="Arial" w:ascii="Arial" w:hAnsi="Arial"/>
          <w:b/>
          <w:i w:val="false"/>
          <w:color w:val="000000"/>
          <w:sz w:val="22"/>
        </w:rPr>
        <w:t>5. Confidential Information</w:t>
      </w:r>
      <w:r>
        <w:rPr>
          <w:rFonts w:eastAsia="ArialMT" w:ascii="ArialMT" w:hAnsi="ArialMT"/>
          <w:b w:val="false"/>
          <w:i w:val="false"/>
          <w:color w:val="000000"/>
          <w:sz w:val="22"/>
        </w:rPr>
        <w:t xml:space="preserve">. The Interested Party acknowledges that all information and materials furnished from the Landlord or Agent concerning the Property is confidential and may not be used for any purpose other than the Interested Party’s evaluation for a possible purchase or lease. </w:t>
      </w:r>
      <w:ins w:id="2" w:author="Unknown Author" w:date="2026-03-09T11:42:47Z">
        <w:r>
          <w:rPr>
            <w:rFonts w:eastAsia="ArialMT" w:ascii="ArialMT" w:hAnsi="ArialMT"/>
            <w:b w:val="false"/>
            <w:i w:val="false"/>
            <w:color w:val="000000"/>
            <w:sz w:val="22"/>
          </w:rPr>
          <w:t>Access to any information furnished by the Agent or Landlord will be limited to attorneys, accountants, financial representatives, business advisors, and any other necessary personnel directly involved with the Property.</w:t>
        </w:r>
      </w:ins>
      <w:del w:id="3" w:author="Unknown Author" w:date="2026-03-09T11:42:47Z">
        <w:r>
          <w:rPr>
            <w:rFonts w:eastAsia="ArialMT" w:ascii="ArialMT" w:hAnsi="ArialMT"/>
            <w:b w:val="false"/>
            <w:i w:val="false"/>
            <w:color w:val="000000"/>
            <w:sz w:val="22"/>
          </w:rPr>
          <w:delText>Access to any information furnished by the Agent or Landlord will be limited to attorneys, accountants, financial representatives, and business advisors directly involved with the Property.</w:delText>
        </w:r>
      </w:del>
      <w:r>
        <w:rPr>
          <w:rFonts w:eastAsia="ArialMT" w:ascii="ArialMT" w:hAnsi="ArialMT"/>
          <w:b w:val="false"/>
          <w:i w:val="false"/>
          <w:color w:val="000000"/>
          <w:sz w:val="22"/>
        </w:rPr>
        <w:t xml:space="preserve"> </w:t>
      </w:r>
    </w:p>
    <w:p>
      <w:pPr>
        <w:pStyle w:val="Normal"/>
        <w:widowControl/>
        <w:spacing w:lineRule="exact" w:line="252" w:before="252" w:after="0"/>
        <w:ind w:hanging="0" w:left="0" w:right="432"/>
        <w:jc w:val="left"/>
        <w:rPr/>
      </w:pPr>
      <w:r>
        <w:rPr>
          <w:rFonts w:eastAsia="Arial" w:ascii="Arial" w:hAnsi="Arial"/>
          <w:b/>
          <w:i w:val="false"/>
          <w:color w:val="000000"/>
          <w:sz w:val="22"/>
        </w:rPr>
        <w:t>6. Nondisclosure</w:t>
      </w:r>
      <w:r>
        <w:rPr>
          <w:rFonts w:eastAsia="ArialMT" w:ascii="ArialMT" w:hAnsi="ArialMT"/>
          <w:b w:val="false"/>
          <w:i w:val="false"/>
          <w:color w:val="000000"/>
          <w:sz w:val="22"/>
        </w:rPr>
        <w:t xml:space="preserve">. Landlord, Interested Party and Agent all agree not to disclose to any other person or business entity the fact that any discussion or negotiations are taking place with respect to the Property, including any business located therein, or the actual or potential terms, conditions or facts involved in any such discussions or negotiations. </w:t>
      </w:r>
    </w:p>
    <w:p>
      <w:pPr>
        <w:pStyle w:val="Normal"/>
        <w:widowControl/>
        <w:spacing w:lineRule="exact" w:line="252" w:before="256" w:after="0"/>
        <w:ind w:hanging="0" w:left="0" w:right="576"/>
        <w:jc w:val="left"/>
        <w:rPr/>
      </w:pPr>
      <w:r>
        <w:rPr>
          <w:rFonts w:eastAsia="Arial" w:ascii="Arial" w:hAnsi="Arial"/>
          <w:b/>
          <w:i w:val="false"/>
          <w:color w:val="000000"/>
          <w:sz w:val="22"/>
        </w:rPr>
        <w:t>7. Discretion</w:t>
      </w:r>
      <w:r>
        <w:rPr>
          <w:rFonts w:eastAsia="ArialMT" w:ascii="ArialMT" w:hAnsi="ArialMT"/>
          <w:b w:val="false"/>
          <w:i w:val="false"/>
          <w:color w:val="000000"/>
          <w:sz w:val="22"/>
        </w:rPr>
        <w:t xml:space="preserve">. Interested Party agrees not to contact the Property or Business employees, suppliers, or customers except through the Agent or Landlord. Interested Party further agrees not to circumvent or interfere with the Agent’s listing agreement with the Landlord in any way. </w:t>
      </w:r>
    </w:p>
    <w:p>
      <w:pPr>
        <w:pStyle w:val="Normal"/>
        <w:widowControl/>
        <w:spacing w:lineRule="exact" w:line="254" w:before="250" w:after="0"/>
        <w:ind w:hanging="0" w:left="0" w:right="432"/>
        <w:jc w:val="left"/>
        <w:rPr/>
      </w:pPr>
      <w:r>
        <w:rPr>
          <w:rFonts w:eastAsia="Arial" w:ascii="Arial" w:hAnsi="Arial"/>
          <w:b/>
          <w:i w:val="false"/>
          <w:color w:val="000000"/>
          <w:sz w:val="22"/>
        </w:rPr>
        <w:t>8. Binding Effect</w:t>
      </w:r>
      <w:r>
        <w:rPr>
          <w:rFonts w:eastAsia="ArialMT" w:ascii="ArialMT" w:hAnsi="ArialMT"/>
          <w:b w:val="false"/>
          <w:i w:val="false"/>
          <w:color w:val="000000"/>
          <w:sz w:val="22"/>
        </w:rPr>
        <w:t xml:space="preserve">. This Agreement shall be governed and construed in accordance with the laws of the State of California and shall survive the closing of any Agreement between Interested Party and Landlord </w:t>
      </w:r>
      <w:ins w:id="4" w:author="Unknown Author" w:date="2026-03-09T11:42:47Z">
        <w:r>
          <w:rPr>
            <w:rFonts w:eastAsia="ArialMT" w:ascii="ArialMT" w:hAnsi="ArialMT"/>
            <w:b w:val="false"/>
            <w:i w:val="false"/>
            <w:color w:val="000000"/>
            <w:sz w:val="22"/>
          </w:rPr>
          <w:t>for a period of three (3) years from the date of disclosure, unless otherwise agreed in writing.</w:t>
        </w:r>
      </w:ins>
      <w:del w:id="5" w:author="Unknown Author" w:date="2026-03-09T11:42:47Z">
        <w:r>
          <w:rPr>
            <w:rFonts w:eastAsia="ArialMT" w:ascii="ArialMT" w:hAnsi="ArialMT"/>
            <w:b w:val="false"/>
            <w:i w:val="false"/>
            <w:color w:val="000000"/>
            <w:sz w:val="22"/>
          </w:rPr>
          <w:delText>for a period until the information becomes publicly available.</w:delText>
        </w:r>
      </w:del>
      <w:r>
        <w:rPr>
          <w:rFonts w:eastAsia="ArialMT" w:ascii="ArialMT" w:hAnsi="ArialMT"/>
          <w:b w:val="false"/>
          <w:i w:val="false"/>
          <w:color w:val="000000"/>
          <w:sz w:val="22"/>
        </w:rPr>
        <w:t xml:space="preserve"> The word “Closing” shall include notification of non-interest on the part of Interested Party as well any successful transaction between Interested Party and Landlord. </w:t>
      </w:r>
    </w:p>
    <w:p>
      <w:pPr>
        <w:pStyle w:val="Normal"/>
        <w:widowControl/>
        <w:spacing w:lineRule="exact" w:line="250" w:before="260" w:after="0"/>
        <w:ind w:hanging="0" w:left="0" w:right="576"/>
        <w:jc w:val="left"/>
        <w:rPr/>
      </w:pPr>
      <w:r>
        <w:rPr>
          <w:rFonts w:eastAsia="Arial" w:ascii="Arial" w:hAnsi="Arial"/>
          <w:b/>
          <w:i w:val="false"/>
          <w:color w:val="000000"/>
          <w:sz w:val="22"/>
        </w:rPr>
        <w:t>9. Cost of Enforcement</w:t>
      </w:r>
      <w:r>
        <w:rPr>
          <w:rFonts w:eastAsia="ArialMT" w:ascii="ArialMT" w:hAnsi="ArialMT"/>
          <w:b w:val="false"/>
          <w:i w:val="false"/>
          <w:color w:val="000000"/>
          <w:sz w:val="22"/>
        </w:rPr>
        <w:t xml:space="preserve">. In the event either party commences a judicial action to enforce the provision of this Agreement, the prevailing party in such action shall be entitled to recover, in </w:t>
      </w:r>
    </w:p>
    <w:p>
      <w:pPr>
        <w:sectPr>
          <w:type w:val="nextPage"/>
          <w:pgSz w:w="12240" w:h="15840"/>
          <w:pgMar w:left="1440" w:right="1054" w:gutter="0" w:header="0" w:top="726" w:footer="0" w:bottom="360"/>
          <w:pgNumType w:fmt="decimal"/>
          <w:formProt w:val="false"/>
          <w:textDirection w:val="lrTb"/>
          <w:docGrid w:type="default" w:linePitch="360" w:charSpace="4096"/>
        </w:sectPr>
        <w:pStyle w:val="Normal"/>
        <w:widowControl/>
        <w:tabs>
          <w:tab w:val="clear" w:pos="720"/>
          <w:tab w:val="left" w:pos="8696" w:leader="none"/>
        </w:tabs>
        <w:spacing w:lineRule="auto" w:line="240" w:before="422" w:after="0"/>
        <w:ind w:hanging="0" w:left="720" w:right="0"/>
        <w:jc w:val="left"/>
        <w:rPr/>
      </w:pPr>
      <w:r>
        <w:drawing>
          <wp:anchor behindDoc="0" distT="0" distB="0" distL="0" distR="0" simplePos="0" locked="0" layoutInCell="0" allowOverlap="1" relativeHeight="3">
            <wp:simplePos x="0" y="0"/>
            <wp:positionH relativeFrom="page">
              <wp:posOffset>1371600</wp:posOffset>
            </wp:positionH>
            <wp:positionV relativeFrom="page">
              <wp:posOffset>9347200</wp:posOffset>
            </wp:positionV>
            <wp:extent cx="254000" cy="254000"/>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54000" cy="254000"/>
                    </a:xfrm>
                    <a:prstGeom prst="rect">
                      <a:avLst/>
                    </a:prstGeom>
                  </pic:spPr>
                </pic:pic>
              </a:graphicData>
            </a:graphic>
          </wp:anchor>
        </w:drawing>
      </w:r>
      <w:r>
        <w:rPr/>
        <w:tab/>
      </w:r>
      <w:r>
        <w:rPr>
          <w:rFonts w:eastAsia="ArialMT" w:ascii="ArialMT" w:hAnsi="ArialMT"/>
          <w:b w:val="false"/>
          <w:i w:val="false"/>
          <w:color w:val="000000"/>
          <w:sz w:val="20"/>
        </w:rPr>
        <w:t>Page 1 of 2</w:t>
      </w:r>
    </w:p>
    <w:p>
      <w:pPr>
        <w:pStyle w:val="Normal"/>
        <w:widowControl/>
        <w:spacing w:lineRule="exact" w:line="220" w:before="0" w:after="504"/>
        <w:ind w:left="0" w:right="0"/>
        <w:rPr/>
      </w:pPr>
      <w:r>
        <w:rPr/>
      </w:r>
    </w:p>
    <w:p>
      <w:pPr>
        <w:pStyle w:val="Normal"/>
        <w:widowControl/>
        <w:spacing w:lineRule="exact" w:line="248" w:before="0" w:after="0"/>
        <w:ind w:hanging="0" w:left="0" w:right="432"/>
        <w:jc w:val="left"/>
        <w:rPr/>
      </w:pPr>
      <w:r>
        <w:rPr>
          <w:rFonts w:eastAsia="ArialMT" w:ascii="ArialMT" w:hAnsi="ArialMT"/>
          <w:b w:val="false"/>
          <w:i w:val="false"/>
          <w:color w:val="000000"/>
          <w:sz w:val="22"/>
        </w:rPr>
        <w:t xml:space="preserve">addition to such other amounts as may be permitted by law, all costs and expenses incurred by it in the prosecution of defense of such action, </w:t>
      </w:r>
      <w:ins w:id="6" w:author="Unknown Author" w:date="2026-03-09T11:42:47Z">
        <w:r>
          <w:rPr>
            <w:rFonts w:eastAsia="ArialMT" w:ascii="ArialMT" w:hAnsi="ArialMT"/>
            <w:b w:val="false"/>
            <w:i w:val="false"/>
            <w:color w:val="000000"/>
            <w:sz w:val="22"/>
          </w:rPr>
          <w:t>including reasonable attorney's fees.</w:t>
        </w:r>
      </w:ins>
      <w:del w:id="7" w:author="Unknown Author" w:date="2026-03-09T11:42:47Z">
        <w:r>
          <w:rPr>
            <w:rFonts w:eastAsia="ArialMT" w:ascii="ArialMT" w:hAnsi="ArialMT"/>
            <w:b w:val="false"/>
            <w:i w:val="false"/>
            <w:color w:val="000000"/>
            <w:sz w:val="22"/>
          </w:rPr>
          <w:delText>including reasonable attorneys’ fees.</w:delText>
        </w:r>
      </w:del>
      <w:r>
        <w:rPr>
          <w:rFonts w:eastAsia="ArialMT" w:ascii="ArialMT" w:hAnsi="ArialMT"/>
          <w:b w:val="false"/>
          <w:i w:val="false"/>
          <w:color w:val="000000"/>
          <w:sz w:val="22"/>
        </w:rPr>
        <w:t xml:space="preserve"> </w:t>
      </w:r>
    </w:p>
    <w:p>
      <w:pPr>
        <w:pStyle w:val="Normal"/>
        <w:widowControl/>
        <w:spacing w:lineRule="exact" w:line="252" w:before="258" w:after="0"/>
        <w:ind w:hanging="0" w:left="0" w:right="432"/>
        <w:jc w:val="left"/>
        <w:rPr/>
      </w:pPr>
      <w:r>
        <w:rPr>
          <w:rFonts w:eastAsia="Arial" w:ascii="Arial" w:hAnsi="Arial"/>
          <w:b/>
          <w:i w:val="false"/>
          <w:color w:val="000000"/>
          <w:sz w:val="22"/>
        </w:rPr>
        <w:t>10. Warranty</w:t>
      </w:r>
      <w:r>
        <w:rPr>
          <w:rFonts w:eastAsia="ArialMT" w:ascii="ArialMT" w:hAnsi="ArialMT"/>
          <w:b w:val="false"/>
          <w:i w:val="false"/>
          <w:color w:val="000000"/>
          <w:sz w:val="22"/>
        </w:rPr>
        <w:t xml:space="preserve">. If the Agent is providing the confidential information, the Agent does not guarantee, warrant, either expressed or implied, any information and/or figures supplied by the Landlord. Interested Party should rely on their own verification of this information as a part of their due diligence. </w:t>
      </w:r>
    </w:p>
    <w:p>
      <w:pPr>
        <w:pStyle w:val="Normal"/>
        <w:widowControl/>
        <w:spacing w:lineRule="exact" w:line="254" w:before="250" w:after="0"/>
        <w:ind w:hanging="0" w:left="0" w:right="288"/>
        <w:jc w:val="left"/>
        <w:rPr/>
      </w:pPr>
      <w:r>
        <w:rPr>
          <w:rFonts w:eastAsia="Arial" w:ascii="Arial" w:hAnsi="Arial"/>
          <w:b/>
          <w:i w:val="false"/>
          <w:color w:val="000000"/>
          <w:sz w:val="22"/>
        </w:rPr>
        <w:t>11. Reproduction Prohibited</w:t>
      </w:r>
      <w:r>
        <w:rPr>
          <w:rFonts w:eastAsia="ArialMT" w:ascii="ArialMT" w:hAnsi="ArialMT"/>
          <w:b w:val="false"/>
          <w:i w:val="false"/>
          <w:color w:val="000000"/>
          <w:sz w:val="22"/>
        </w:rPr>
        <w:t xml:space="preserve">. No copies shall be made or retained of any written information supplied to Interested Party by the Landlord. At the conclusion of any discussion, negotiation or upon demand by the Landlord, all information including notes, photographs, financial </w:t>
      </w:r>
      <w:r>
        <w:rPr/>
        <w:br/>
      </w:r>
      <w:r>
        <w:rPr>
          <w:rFonts w:eastAsia="ArialMT" w:ascii="ArialMT" w:hAnsi="ArialMT"/>
          <w:b w:val="false"/>
          <w:i w:val="false"/>
          <w:color w:val="000000"/>
          <w:sz w:val="22"/>
        </w:rPr>
        <w:t xml:space="preserve">statements, or any other details released to the Interested Party </w:t>
      </w:r>
      <w:ins w:id="8" w:author="Unknown Author" w:date="2026-03-09T11:42:47Z">
        <w:r>
          <w:rPr>
            <w:rFonts w:eastAsia="ArialMT" w:ascii="ArialMT" w:hAnsi="ArialMT"/>
            <w:b w:val="false"/>
            <w:i w:val="false"/>
            <w:color w:val="000000"/>
            <w:sz w:val="22"/>
          </w:rPr>
          <w:t>shall be returned to the Landlord or Agent or destroyed upon request.</w:t>
        </w:r>
      </w:ins>
      <w:del w:id="9" w:author="Unknown Author" w:date="2026-03-09T11:42:47Z">
        <w:r>
          <w:rPr>
            <w:rFonts w:eastAsia="ArialMT" w:ascii="ArialMT" w:hAnsi="ArialMT"/>
            <w:b w:val="false"/>
            <w:i w:val="false"/>
            <w:color w:val="000000"/>
            <w:sz w:val="22"/>
          </w:rPr>
          <w:delText>shall be returned to the Landlord or Agent.</w:delText>
        </w:r>
      </w:del>
      <w:r>
        <w:rPr>
          <w:rFonts w:eastAsia="ArialMT" w:ascii="ArialMT" w:hAnsi="ArialMT"/>
          <w:b w:val="false"/>
          <w:i w:val="false"/>
          <w:color w:val="000000"/>
          <w:sz w:val="22"/>
        </w:rPr>
        <w:t xml:space="preserve"> Any information shall not be disclosed to any employee or consultant unless they agree to execute and be bound by this agreement. </w:t>
      </w:r>
    </w:p>
    <w:p>
      <w:pPr>
        <w:pStyle w:val="Normal"/>
        <w:widowControl/>
        <w:spacing w:lineRule="exact" w:line="248" w:before="1016" w:after="0"/>
        <w:ind w:hanging="0" w:left="0" w:right="0"/>
        <w:jc w:val="left"/>
        <w:rPr/>
      </w:pPr>
      <w:ins w:id="10" w:author="Unknown Author" w:date="2026-03-09T11:42:47Z">
        <w:r>
          <w:rPr>
            <w:rFonts w:eastAsia="Arial" w:ascii="Arial" w:hAnsi="Arial"/>
            <w:b/>
            <w:i w:val="false"/>
            <w:color w:val="000000"/>
            <w:sz w:val="22"/>
          </w:rPr>
          <w:t>Interested Party’s Signature ________________________________ Date _______________ (or electronic signature as permitted by law)</w:t>
        </w:r>
      </w:ins>
      <w:del w:id="11" w:author="Unknown Author" w:date="2026-03-09T11:42:47Z">
        <w:r>
          <w:rPr>
            <w:rFonts w:eastAsia="Arial" w:ascii="Arial" w:hAnsi="Arial"/>
            <w:b/>
            <w:i w:val="false"/>
            <w:color w:val="000000"/>
            <w:sz w:val="22"/>
          </w:rPr>
          <w:delText>Interested Party’s Signature</w:delText>
        </w:r>
      </w:del>
      <w:del w:id="12" w:author="Unknown Author" w:date="2026-03-09T11:42:47Z">
        <w:r>
          <w:rPr>
            <w:rFonts w:eastAsia="ArialMT" w:ascii="ArialMT" w:hAnsi="ArialMT"/>
            <w:b w:val="false"/>
            <w:i w:val="false"/>
            <w:color w:val="000000"/>
            <w:sz w:val="22"/>
          </w:rPr>
          <w:delText xml:space="preserve"> ________________________________ Date _______________</w:delText>
        </w:r>
      </w:del>
      <w:r>
        <w:rPr>
          <w:rFonts w:eastAsia="ArialMT" w:ascii="ArialMT" w:hAnsi="ArialMT"/>
          <w:b w:val="false"/>
          <w:i w:val="false"/>
          <w:color w:val="000000"/>
          <w:sz w:val="22"/>
        </w:rPr>
        <w:t xml:space="preserve"> </w:t>
      </w:r>
    </w:p>
    <w:p>
      <w:pPr>
        <w:pStyle w:val="Normal"/>
        <w:widowControl/>
        <w:spacing w:lineRule="exact" w:line="246" w:before="512" w:after="0"/>
        <w:ind w:hanging="0" w:left="0" w:right="0"/>
        <w:jc w:val="left"/>
        <w:rPr/>
      </w:pPr>
      <w:r>
        <w:rPr>
          <w:rFonts w:eastAsia="ArialMT" w:ascii="ArialMT" w:hAnsi="ArialMT"/>
          <w:b w:val="false"/>
          <w:i w:val="false"/>
          <w:color w:val="000000"/>
          <w:sz w:val="22"/>
        </w:rPr>
        <w:t xml:space="preserve">Print Name _____________________ </w:t>
      </w:r>
    </w:p>
    <w:p>
      <w:pPr>
        <w:pStyle w:val="Normal"/>
        <w:widowControl/>
        <w:tabs>
          <w:tab w:val="clear" w:pos="720"/>
          <w:tab w:val="left" w:pos="8696" w:leader="none"/>
        </w:tabs>
        <w:spacing w:lineRule="auto" w:line="240" w:before="7716" w:after="0"/>
        <w:ind w:hanging="0" w:left="720" w:right="0"/>
        <w:jc w:val="left"/>
        <w:rPr/>
      </w:pPr>
      <w:r>
        <w:drawing>
          <wp:anchor behindDoc="0" distT="0" distB="0" distL="0" distR="0" simplePos="0" locked="0" layoutInCell="0" allowOverlap="1" relativeHeight="2">
            <wp:simplePos x="0" y="0"/>
            <wp:positionH relativeFrom="page">
              <wp:posOffset>1371600</wp:posOffset>
            </wp:positionH>
            <wp:positionV relativeFrom="page">
              <wp:posOffset>9347200</wp:posOffset>
            </wp:positionV>
            <wp:extent cx="254000" cy="254000"/>
            <wp:effectExtent l="0" t="0" r="0" b="0"/>
            <wp:wrapNone/>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54000" cy="254000"/>
                    </a:xfrm>
                    <a:prstGeom prst="rect">
                      <a:avLst/>
                    </a:prstGeom>
                  </pic:spPr>
                </pic:pic>
              </a:graphicData>
            </a:graphic>
          </wp:anchor>
        </w:drawing>
      </w:r>
      <w:r>
        <w:rPr/>
        <w:tab/>
      </w:r>
      <w:r>
        <w:rPr>
          <w:rFonts w:eastAsia="ArialMT" w:ascii="ArialMT" w:hAnsi="ArialMT"/>
          <w:b w:val="false"/>
          <w:i w:val="false"/>
          <w:color w:val="000000"/>
          <w:sz w:val="20"/>
        </w:rPr>
        <w:t>Page 2 of 2</w:t>
      </w:r>
    </w:p>
    <w:sectPr>
      <w:type w:val="nextPage"/>
      <w:pgSz w:w="12240" w:h="15840"/>
      <w:pgMar w:left="1440" w:right="1054" w:gutter="0" w:header="0" w:top="722" w:footer="0" w:bottom="36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ArialMT">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2026-03-09T11:42:47Z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