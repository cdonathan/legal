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59" w:after="0"/>
        <w:rPr/>
      </w:pPr>
      <w:r>
        <w:rPr>
          <w:spacing w:val="-2"/>
        </w:rPr>
        <w:t>Confidentiality Agreement</w:t>
        <w:br/>
        <w:t xml:space="preserve">This Confidentiality Agreement (this "Agreement"), </w:t>
      </w:r>
      <w:ins w:id="0" w:author="Unknown Author" w:date="2026-03-09T00:46:59Z">
        <w:r>
          <w:rPr>
            <w:spacing w:val="-2"/>
          </w:rPr>
          <w:t>dated as of [DATE] (the "Effective Date")</w:t>
        </w:r>
      </w:ins>
      <w:del w:id="1" w:author="Unknown Author" w:date="2026-03-09T00:46:59Z">
        <w:r>
          <w:rPr>
            <w:spacing w:val="-2"/>
          </w:rPr>
          <w:delText>dated as of</w:delText>
        </w:r>
      </w:del>
      <w:r>
        <w:rPr>
          <w:spacing w:val="-2"/>
        </w:rPr>
        <w:tab/>
        <w:t>("Effective Date"), is between XXXXX, an XXXXX limited liability company located at XXXXXX ("Disclosing Party"), and [RECIPIENT</w:t>
        <w:tab/>
        <w:t>]XXXXX, a [STATE OF</w:t>
        <w:br/>
        <w:t>ORGANIZATION</w:t>
        <w:tab/>
        <w:tab/>
        <w:t>] [ENTITY TYPE</w:t>
        <w:tab/>
        <w:t>]XXXX located at [ADDRESS</w:t>
        <w:tab/>
        <w:t>]XXXXXX ("Recipient"). All said negotiations for said transaction are to be worked through Moses Tucker Partners.</w:t>
        <w:br/>
        <w:t xml:space="preserve">In connection with engaging in the </w:t>
      </w:r>
      <w:ins w:id="2" w:author="Unknown Author" w:date="2026-03-09T00:46:59Z">
        <w:r>
          <w:rPr>
            <w:spacing w:val="-2"/>
          </w:rPr>
          <w:t>participation, financing, purchasing, and/or investment activities concerning the premises located at ("Property") or around XXXXXX   (the "Purpose")</w:t>
        </w:r>
      </w:ins>
      <w:del w:id="3" w:author="Unknown Author" w:date="2026-03-09T00:46:59Z">
        <w:r>
          <w:rPr>
            <w:spacing w:val="-2"/>
          </w:rPr>
          <w:delText>participation, financing, and/or investment activities concerning</w:delText>
        </w:r>
      </w:del>
      <w:r>
        <w:rPr>
          <w:spacing w:val="-2"/>
        </w:rPr>
        <w:t xml:space="preserve"> the premises located at or around</w:t>
        <w:tab/>
        <w:t xml:space="preserve">XXXXXX </w:t>
        <w:tab/>
        <w:t xml:space="preserve"> (the "Purpose"), Disclosing Party may disclose to Recipient, or Recipient may otherwise receive access to, Confidential Information</w:t>
      </w:r>
      <w:ins w:id="4" w:author="Unknown Author" w:date="2026-03-09T00:46:59Z">
        <w:r>
          <w:rPr>
            <w:spacing w:val="-2"/>
          </w:rPr>
          <w:t xml:space="preserve"> However, Confidential Information does not include: (i) information already in possession; (ii) information publicly available; (iii) information independently developed; (iv) information received from third parties without confidentiality obligations.</w:t>
        </w:r>
      </w:ins>
      <w:r>
        <w:rPr>
          <w:spacing w:val="-2"/>
        </w:rPr>
        <w:t xml:space="preserve"> (as defined in Section 2). Recipient shall use the Confidential Information solely for the Purpose and, subject to Section 3, shall not disclose or permit access to Confidential Information </w:t>
      </w:r>
      <w:ins w:id="5" w:author="Unknown Author" w:date="2026-03-09T00:46:59Z">
        <w:r>
          <w:rPr>
            <w:spacing w:val="-2"/>
          </w:rPr>
          <w:t>other than to its employees, officers, directors, shareholders, attorneys, accountants, financial advisors, and any other necessary parties involved in the Purpose (collectively, "Representatives")other than to its employees, officers, directors, shareholders, attorneys, accountants, financial advisors, and any other necessary parties involved in the Purpose (collectively, "Representatives")</w:t>
        </w:r>
      </w:ins>
      <w:del w:id="6" w:author="Unknown Author" w:date="2026-03-09T00:46:59Z">
        <w:r>
          <w:rPr>
            <w:spacing w:val="-2"/>
          </w:rPr>
          <w:delText>other than to its employees, officers, directors, shareholders, attorneys, accountants, and financial advisors (collectively, "Representatives")</w:delText>
        </w:r>
      </w:del>
      <w:r>
        <w:rPr>
          <w:spacing w:val="-2"/>
        </w:rPr>
        <w:t xml:space="preserve"> who: (a) need to know such Confidential Information for the Purpose; (b) know of the existence and terms of this Agreement; and (c) are bound by written confidentiality agreements no less protective of the Confidential Information than the terms contained herein. Recipient shall safeguard the Confidential Information from unauthorized use, access, or disclosure using at least the degree of care it uses to protect its most sensitive information and no less than a reasonable degree of care. Recipient shall promptly notify Disclosing Party of any unauthorized use or disclosure of Confidential Information and cooperate with Disclosing Party to prevent further use or disclosure. Recipient will be responsible for any </w:t>
      </w:r>
      <w:ins w:id="7" w:author="Unknown Author" w:date="2026-03-09T00:46:59Z">
        <w:r>
          <w:rPr>
            <w:spacing w:val="-2"/>
          </w:rPr>
          <w:t>including reasonable attorney's fees, arising out of any breach</w:t>
        </w:r>
      </w:ins>
      <w:del w:id="8" w:author="Unknown Author" w:date="2026-03-09T00:46:59Z">
        <w:r>
          <w:rPr>
            <w:spacing w:val="-2"/>
          </w:rPr>
          <w:delText>breach</w:delText>
        </w:r>
      </w:del>
      <w:r>
        <w:rPr>
          <w:spacing w:val="-2"/>
        </w:rPr>
        <w:t xml:space="preserve"> of this Agreement caused by its Representatives.</w:t>
        <w:br/>
        <w:t>"Confidential Information" means all non-public, proprietary, or confidential information relating to Disclosing Party's acquisition of the premises located at</w:t>
        <w:br/>
        <w:t>XXXXXX</w:t>
        <w:tab/>
        <w:t>in oral, visual, written, electronic, or other tangible or intangible form, whether or not marked or designated as "confidential," and all notes, analyses, summaries, and other materials prepared by Recipient or any of its Representatives that contain, are based on, or otherwise reflect, to any degree, any of the foregoing ("Notes"); provided, however, that Confidential Information does not include any information that: (a) is or becomes generally available to the public other than as a result of Recipient's or its Representatives' act or omission;</w:t>
        <w:br/>
        <w:t>(b) is obtained by Recipient or its Representatives on a non-confidential basis from a third party that was not legally or contractually restricted from disclosing such information; (c) was in Recipient's or its Representatives' possession, as established by documentary evidence, before Disclosing Party's disclosure hereunder; or (d) was or is independently developed by Recipient or its Representatives, as established by documentary evidence, without using any Confidential Information. Confidential Information also includes: (x) the fact that the parties are in discussions regarding the Purpose and that Confidential Information has been disclosed; and (y) any terms, conditions, or arrangements discussed.</w:t>
        <w:br/>
        <w:t xml:space="preserve">If Recipient or any of its Representatives is required by Arkansas law or a valid legal order to disclose any Confidential Information, Recipient shall, before such disclosure, notify Disclosing Party of such requirements so that Disclosing Party may seek a protective order or other remedy, and </w:t>
      </w:r>
      <w:ins w:id="9" w:author="Unknown Author" w:date="2026-03-09T00:46:59Z">
        <w:r>
          <w:rPr>
            <w:spacing w:val="-2"/>
          </w:rPr>
          <w:t>Recipient shall reasonably assist Disclosing Party therewith, provided that Recipient shall not be required to disclose any Confidential Information if such disclosure is prohibited by law.</w:t>
        </w:r>
      </w:ins>
      <w:del w:id="10" w:author="Unknown Author" w:date="2026-03-09T00:46:59Z">
        <w:r>
          <w:rPr>
            <w:spacing w:val="-2"/>
          </w:rPr>
          <w:delText>Recipient shall reasonably assist Disclosing Party therewith.</w:delText>
        </w:r>
      </w:del>
      <w:r>
        <w:rPr>
          <w:spacing w:val="-2"/>
        </w:rPr>
        <w:t xml:space="preserve"> If Recipient remains legally compelled to make such disclosure, it shall: (a) only disclose that portion of the Confidential Information that, in the written opinion of its outside legal counsel, Recipient is required to disclose; and (b) use reasonable efforts to ensure that such Confidential Information is afforded confidential treatment.</w:t>
        <w:br/>
        <w:t xml:space="preserve">On the expiration of this Agreement or otherwise at Disclosing Party's request, </w:t>
      </w:r>
      <w:ins w:id="11" w:author="Unknown Author" w:date="2026-03-09T00:46:59Z">
        <w:r>
          <w:rPr>
            <w:spacing w:val="-2"/>
          </w:rPr>
          <w:t>Recipient shall promptly return to Disclosing Party or, at Disclosing Party's option, destroy all Confidential Information in its and its Representatives' possession other than Notes, and destroy all Notes, and certify in writing to Disclosing Party the destruction of such Confidential Information.</w:t>
        </w:r>
      </w:ins>
      <w:del w:id="12" w:author="Unknown Author" w:date="2026-03-09T00:46:59Z">
        <w:r>
          <w:rPr>
            <w:spacing w:val="-2"/>
          </w:rPr>
          <w:delText>Recipient shall promptly return to Disclosing Party or destroy all Confidential Information in its and its Representatives' possession other than Notes, and destroy all Notes, and certify in writing to Disclosing Party the destruction of such Confidential Information.</w:delText>
        </w:r>
      </w:del>
      <w:r>
        <w:rPr>
          <w:spacing w:val="-2"/>
        </w:rPr>
        <w:br/>
        <w:t>Disclosing Party has no obligation under this Agreement to (a) disclose any Confidential Information or (b) negotiate for, enter into, or otherwise pursue the Purpose. Disclosing Party provides all Confidential Information without any representation or warranty, expressed or implied, as to the accuracy or completeness thereof, and Disclosing Party will have no liability to Recipient or any other person relating to Recipient's use of any of the Confidential Information or any errors therein or omissions therefrom.</w:t>
        <w:br/>
        <w:t>Disclosing Party retains its entire right, title, and interest in and to all Confidential Information, and no disclosure of Confidential Information hereunder will be construed as a license, assignment, or other transfer of any such right, title, and interest to Recipient or any other person.</w:t>
        <w:br/>
        <w:t>The rights and obligations of the parties under this Agreement expire one (1) year after the Effective Date.</w:t>
        <w:br/>
        <w:t>Recipient acknowledges and agrees that any breach of this Agreement will cause injury to Disclosing Party for which money damages would be an inadequate remedy and that, in addition to remedies at law, Disclosing Party is entitled to equitable relief as a remedy for any such breach.</w:t>
        <w:br/>
        <w:t>This Agreement and all matters relating hereto are governed by, and construed in accordance with, the laws of the State of Arkansas, without regard to the conflict of laws provisions of such State. Any legal suit, action, or proceeding relating to this Agreement must be instituted in the federal or state courts located in Little Rock, Pulaski County, Arkansas. Each Party irrevocably submits to the exclusive jurisdiction of such courts in any such suit, action, or proceeding.</w:t>
        <w:br/>
        <w:t>All notices must be in writing and addressed to the relevant party at its address set out in the preamble (or to such other address such party specifies in accordance with this Section 10). All notices must be personally delivered or sent prepaid by nationally recognized courier or certified or registered mail, return receipt requested, and are effective on actual receipt.</w:t>
        <w:br/>
        <w:t>This Agreement is the entire agreement of the parties regarding its subject matter, and supersedes all prior and contemporaneous understandings, agreements, representations, and warranties, whether written or oral, regarding such subject matter. This Agreement may only be amended, modified, waived, or supplemented by an agreement in writing signed by both parties.</w:t>
        <w:br/>
        <w:t xml:space="preserve">IN WITNESS WHEREOF, the parties hereto have </w:t>
      </w:r>
      <w:ins w:id="13" w:author="Unknown Author" w:date="2026-03-09T00:46:59Z">
        <w:r>
          <w:rPr>
            <w:spacing w:val="-2"/>
          </w:rPr>
          <w:t xml:space="preserve">executed this Agreement as of the </w:t>
        </w:r>
      </w:ins>
      <w:ins w:id="14" w:author="Unknown Author" w:date="2026-03-09T00:46:59Z">
        <w:r>
          <w:rPr>
            <w:rFonts w:eastAsia="Times New Roman" w:cs="Times New Roman"/>
            <w:b/>
            <w:bCs/>
            <w:color w:val="auto"/>
            <w:spacing w:val="-2"/>
            <w:kern w:val="0"/>
            <w:sz w:val="32"/>
            <w:szCs w:val="32"/>
            <w:lang w:val="en-US" w:eastAsia="en-US" w:bidi="ar-SA"/>
          </w:rPr>
          <w:t>Effective Date</w:t>
        </w:r>
      </w:ins>
      <w:ins w:id="15" w:author="Unknown Author" w:date="2026-03-09T00:46:59Z">
        <w:r>
          <w:rPr>
            <w:spacing w:val="-2"/>
          </w:rPr>
          <w:t>, and may be executed in counterparts, each of which shall be deemed an original.</w:t>
        </w:r>
      </w:ins>
      <w:del w:id="16" w:author="Unknown Author" w:date="2026-03-09T00:46:59Z">
        <w:r>
          <w:rPr>
            <w:spacing w:val="-2"/>
          </w:rPr>
          <w:delText>executed this Agreement as of the</w:delText>
        </w:r>
      </w:del>
      <w:r>
        <w:rPr>
          <w:spacing w:val="-2"/>
        </w:rPr>
        <w:t xml:space="preserve"> Effective Date.</w:t>
        <w:br/>
        <w:br/>
        <w:t>[RECIPIENT]</w:t>
        <w:br/>
        <w:t>XXXXX[DISCLOSING PARTY]</w:t>
        <w:br/>
        <w:t>By</w:t>
        <w:tab/>
        <w:t xml:space="preserve"> Name:</w:t>
        <w:br/>
        <w:t>Title:</w:t>
        <w:br/>
        <w:t>By</w:t>
        <w:tab/>
        <w:t xml:space="preserve"> Name:</w:t>
        <w:br/>
        <w:t>Title:</w:t>
        <w:br/>
      </w:r>
      <w:ins w:id="17" w:author="Unknown Author" w:date="2026-03-09T00:46:59Z">
        <w:r>
          <w:rPr>
            <w:spacing w:val="-2"/>
          </w:rPr>
          <w:t xml:space="preserve"> Injunctive relief shall be available without the requirement of posting a bond.</w:t>
        </w:r>
      </w:ins>
    </w:p>
    <w:sectPr>
      <w:type w:val="nextPage"/>
      <w:pgSz w:w="12240" w:h="15840"/>
      <w:pgMar w:left="1440" w:right="1080" w:gutter="0" w:header="0" w:top="150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50"/>
  <w:trackRevisions/>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9"/>
    <w:qFormat/>
    <w:pPr>
      <w:spacing w:before="59" w:after="0"/>
      <w:ind w:right="360"/>
      <w:jc w:val="center"/>
      <w:outlineLvl w:val="0"/>
    </w:pPr>
    <w:rPr>
      <w:b/>
      <w:bCs/>
      <w:sz w:val="32"/>
      <w:szCs w:val="32"/>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uiPriority w:val="1"/>
    <w:qFormat/>
    <w:pPr>
      <w:spacing w:before="240" w:after="0"/>
      <w:ind w:firstLine="720"/>
    </w:pPr>
    <w:rPr>
      <w:sz w:val="24"/>
      <w:szCs w:val="24"/>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ListParagraph">
    <w:name w:val="List Paragraph"/>
    <w:basedOn w:val="Normal"/>
    <w:uiPriority w:val="1"/>
    <w:qFormat/>
    <w:pPr>
      <w:spacing w:before="240" w:after="0"/>
      <w:ind w:firstLine="720" w:right="357"/>
    </w:pPr>
    <w:rPr/>
  </w:style>
  <w:style w:type="paragraph" w:styleId="TableParagraph" w:customStyle="1">
    <w:name w:val="Table Paragraph"/>
    <w:basedOn w:val="Normal"/>
    <w:uiPriority w:val="1"/>
    <w:qFormat/>
    <w:pPr>
      <w:ind w:left="50"/>
    </w:pPr>
    <w:rPr/>
  </w:style>
  <w:style w:type="paragraph" w:styleId="Revision">
    <w:name w:val="Revision"/>
    <w:uiPriority w:val="99"/>
    <w:semiHidden/>
    <w:qFormat/>
    <w:rsid w:val="00d71c52"/>
    <w:pPr>
      <w:widowControl/>
      <w:suppressAutoHyphens w:val="tru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ages>4</Pages>
  <Words>1071</Words>
  <Characters>6296</Characters>
  <CharactersWithSpaces>7371</CharactersWithSpaces>
  <Paragraphs>3</Paragraphs>
  <Company>Hewlett-Packard 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2026-03-05T15:12:00Z</dcterms:created>
  <dc:creator>Paul Hogan</dc:creator>
  <dc:description/>
  <dc:language>en-US</dc:language>
  <cp:lastModifiedBy/>
  <dcterms:modified xsi:type="dcterms:W3CDTF">2026-03-09T00:47:03Z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Acrobat PDFMaker 25 for Word</vt:lpwstr>
  </property>
  <property fmtid="{D5CDD505-2E9C-101B-9397-08002B2CF9AE}" pid="4" name="LastSaved">
    <vt:filetime>2025-11-24T00:00:00Z</vt:filetime>
  </property>
  <property fmtid="{D5CDD505-2E9C-101B-9397-08002B2CF9AE}" pid="5" name="Producer">
    <vt:lpwstr>Adobe PDF Library 25.1.20</vt:lpwstr>
  </property>
  <property fmtid="{D5CDD505-2E9C-101B-9397-08002B2CF9AE}" pid="6" name="SourceModified">
    <vt:lpwstr>D:20251117194816</vt:lpwstr>
  </property>
</Properties>
</file>