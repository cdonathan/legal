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220" w:before="0" w:after="484"/>
        <w:ind w:left="0" w:right="0"/>
        <w:rPr/>
      </w:pPr>
      <w:r>
        <w:rPr/>
      </w:r>
    </w:p>
    <w:p>
      <w:pPr>
        <w:pStyle w:val="Normal"/>
        <w:widowControl/>
        <w:spacing w:lineRule="exact" w:line="482" w:before="52" w:after="0"/>
        <w:ind w:hanging="0" w:left="0" w:right="3024"/>
        <w:jc w:val="left"/>
        <w:rPr/>
      </w:pPr>
      <w:r>
        <w:rPr>
          <w:rFonts w:eastAsia="ArialMT" w:ascii="ArialMT" w:hAnsi="ArialMT"/>
          <w:b w:val="false"/>
          <w:i w:val="false"/>
          <w:color w:val="000000"/>
          <w:sz w:val="40"/>
        </w:rPr>
        <w:t xml:space="preserve">An Example of a </w:t>
      </w:r>
      <w:r>
        <w:rPr/>
        <w:br/>
      </w:r>
      <w:r>
        <w:rPr>
          <w:rFonts w:eastAsia="Arial" w:ascii="Arial" w:hAnsi="Arial"/>
          <w:b/>
          <w:i w:val="false"/>
          <w:color w:val="000000"/>
          <w:sz w:val="40"/>
        </w:rPr>
        <w:t xml:space="preserve">One-way </w:t>
      </w:r>
      <w:r>
        <w:rPr>
          <w:rFonts w:eastAsia="ArialMT" w:ascii="ArialMT" w:hAnsi="ArialMT"/>
          <w:b w:val="false"/>
          <w:i w:val="false"/>
          <w:color w:val="000000"/>
          <w:sz w:val="40"/>
        </w:rPr>
        <w:t xml:space="preserve">Non-Disclosure Agreement </w:t>
      </w:r>
    </w:p>
    <w:p>
      <w:pPr>
        <w:pStyle w:val="Normal"/>
        <w:widowControl/>
        <w:spacing w:lineRule="exact" w:line="308" w:before="190" w:after="0"/>
        <w:ind w:hanging="0" w:left="0" w:right="0"/>
        <w:jc w:val="left"/>
        <w:rPr/>
      </w:pPr>
      <w:ins w:id="0" w:author="Unknown Author" w:date="2026-03-09T11:43:34Z">
        <w:r>
          <w:rPr>
            <w:rFonts w:eastAsia="ArialMT" w:ascii="ArialMT" w:hAnsi="ArialMT"/>
            <w:b w:val="false"/>
            <w:i w:val="false"/>
            <w:color w:val="000000"/>
            <w:sz w:val="22"/>
          </w:rPr>
          <w:t>Effective Date:       [insert date]</w:t>
        </w:r>
      </w:ins>
      <w:del w:id="1" w:author="Unknown Author" w:date="2026-03-09T11:43:34Z">
        <w:r>
          <w:rPr>
            <w:rFonts w:eastAsia="ArialMT" w:ascii="ArialMT" w:hAnsi="ArialMT"/>
            <w:b w:val="false"/>
            <w:i w:val="false"/>
            <w:color w:val="000000"/>
            <w:sz w:val="22"/>
          </w:rPr>
          <w:delText xml:space="preserve">Date:                 </w:delText>
        </w:r>
      </w:del>
      <w:del w:id="2" w:author="Unknown Author" w:date="2026-03-09T11:43:34Z">
        <w:r>
          <w:rPr>
            <w:rFonts w:eastAsia="Arial" w:ascii="Arial" w:hAnsi="Arial"/>
            <w:b/>
            <w:i w:val="false"/>
            <w:color w:val="000000"/>
            <w:sz w:val="22"/>
          </w:rPr>
          <w:delText>201[ ]</w:delText>
        </w:r>
      </w:del>
    </w:p>
    <w:p>
      <w:pPr>
        <w:pStyle w:val="Normal"/>
        <w:widowControl/>
        <w:spacing w:lineRule="exact" w:line="294" w:before="204" w:after="0"/>
        <w:ind w:hanging="0" w:left="0" w:right="0"/>
        <w:jc w:val="left"/>
        <w:rPr/>
      </w:pPr>
      <w:r>
        <w:rPr>
          <w:rFonts w:eastAsia="ArialMT" w:ascii="ArialMT" w:hAnsi="ArialMT"/>
          <w:b w:val="false"/>
          <w:i w:val="false"/>
          <w:color w:val="000000"/>
          <w:sz w:val="22"/>
        </w:rPr>
        <w:t xml:space="preserve">Parties: </w:t>
      </w:r>
    </w:p>
    <w:p>
      <w:pPr>
        <w:pStyle w:val="Normal"/>
        <w:widowControl/>
        <w:spacing w:lineRule="exact" w:line="252" w:before="262" w:after="154"/>
        <w:ind w:hanging="0" w:left="0" w:right="0"/>
        <w:jc w:val="left"/>
        <w:rPr/>
      </w:pPr>
      <w:r>
        <w:rPr>
          <w:rFonts w:eastAsia="Arial" w:ascii="Arial" w:hAnsi="Arial"/>
          <w:b/>
          <w:i w:val="false"/>
          <w:color w:val="000000"/>
          <w:sz w:val="22"/>
        </w:rPr>
        <w:t>[NAME OF INDIVIDUAL RECEIVING INFORMATION]</w:t>
      </w:r>
      <w:r>
        <w:rPr>
          <w:rFonts w:eastAsia="ArialMT" w:ascii="ArialMT" w:hAnsi="ArialMT"/>
          <w:b w:val="false"/>
          <w:i w:val="false"/>
          <w:color w:val="000000"/>
          <w:sz w:val="22"/>
        </w:rPr>
        <w:t xml:space="preserve"> of </w:t>
      </w:r>
      <w:r>
        <w:rPr>
          <w:rFonts w:eastAsia="Arial" w:ascii="Arial" w:hAnsi="Arial"/>
          <w:b/>
          <w:i w:val="false"/>
          <w:color w:val="000000"/>
          <w:sz w:val="22"/>
        </w:rPr>
        <w:t xml:space="preserve">[address of individual] </w:t>
      </w:r>
      <w:r>
        <w:rPr/>
        <w:br/>
      </w:r>
      <w:r>
        <w:rPr>
          <w:rFonts w:eastAsia="ArialMT" w:ascii="ArialMT" w:hAnsi="ArialMT"/>
          <w:b w:val="false"/>
          <w:i w:val="false"/>
          <w:color w:val="000000"/>
          <w:sz w:val="22"/>
        </w:rPr>
        <w:t xml:space="preserve">OR </w:t>
      </w:r>
      <w:r>
        <w:rPr/>
        <w:br/>
      </w:r>
      <w:r>
        <w:rPr>
          <w:rFonts w:eastAsia="Arial" w:ascii="Arial" w:hAnsi="Arial"/>
          <w:b/>
          <w:i w:val="false"/>
          <w:color w:val="000000"/>
          <w:sz w:val="22"/>
        </w:rPr>
        <w:t>[NAME OF COMPANY RECEIVING INFORMATION]</w:t>
      </w:r>
      <w:r>
        <w:rPr>
          <w:rFonts w:eastAsia="ArialMT" w:ascii="ArialMT" w:hAnsi="ArialMT"/>
          <w:b w:val="false"/>
          <w:i w:val="false"/>
          <w:color w:val="000000"/>
          <w:sz w:val="22"/>
        </w:rPr>
        <w:t xml:space="preserve">, a company registered in </w:t>
      </w:r>
      <w:r>
        <w:rPr>
          <w:rFonts w:eastAsia="Arial" w:ascii="Arial" w:hAnsi="Arial"/>
          <w:b/>
          <w:i w:val="false"/>
          <w:color w:val="000000"/>
          <w:sz w:val="22"/>
        </w:rPr>
        <w:t>[England]</w:t>
      </w:r>
      <w:r>
        <w:rPr>
          <w:rFonts w:eastAsia="ArialMT" w:ascii="ArialMT" w:hAnsi="ArialMT"/>
          <w:b w:val="false"/>
          <w:i w:val="false"/>
          <w:color w:val="000000"/>
          <w:sz w:val="22"/>
        </w:rPr>
        <w:t xml:space="preserve"> under company number </w:t>
      </w:r>
      <w:r>
        <w:rPr>
          <w:rFonts w:eastAsia="Arial" w:ascii="Arial" w:hAnsi="Arial"/>
          <w:b/>
          <w:i w:val="false"/>
          <w:color w:val="000000"/>
          <w:sz w:val="22"/>
        </w:rPr>
        <w:t>[number on Register of Companies]</w:t>
      </w:r>
      <w:r>
        <w:rPr>
          <w:rFonts w:eastAsia="ArialMT" w:ascii="ArialMT" w:hAnsi="ArialMT"/>
          <w:b w:val="false"/>
          <w:i w:val="false"/>
          <w:color w:val="000000"/>
          <w:sz w:val="22"/>
        </w:rPr>
        <w:t xml:space="preserve"> whose registered office is at </w:t>
      </w:r>
      <w:r>
        <w:rPr>
          <w:rFonts w:eastAsia="Arial" w:ascii="Arial" w:hAnsi="Arial"/>
          <w:b/>
          <w:i w:val="false"/>
          <w:color w:val="000000"/>
          <w:sz w:val="22"/>
        </w:rPr>
        <w:t xml:space="preserve">[address of office on the Register of Companies] </w:t>
      </w:r>
      <w:r>
        <w:rPr/>
        <w:br/>
      </w:r>
      <w:r>
        <w:rPr>
          <w:rFonts w:eastAsia="ArialMT" w:ascii="ArialMT" w:hAnsi="ArialMT"/>
          <w:b w:val="false"/>
          <w:i w:val="false"/>
          <w:color w:val="000000"/>
          <w:sz w:val="22"/>
        </w:rPr>
        <w:t xml:space="preserve">(the Recipient) </w:t>
      </w:r>
      <w:r>
        <w:rPr/>
        <w:br/>
      </w:r>
      <w:r>
        <w:rPr>
          <w:rFonts w:eastAsia="ArialMT" w:ascii="ArialMT" w:hAnsi="ArialMT"/>
          <w:b w:val="false"/>
          <w:i w:val="false"/>
          <w:color w:val="000000"/>
          <w:sz w:val="22"/>
        </w:rPr>
        <w:t xml:space="preserve">and </w:t>
      </w:r>
      <w:r>
        <w:rPr/>
        <w:br/>
      </w:r>
      <w:r>
        <w:rPr>
          <w:rFonts w:eastAsia="Arial" w:ascii="Arial" w:hAnsi="Arial"/>
          <w:b/>
          <w:i w:val="false"/>
          <w:color w:val="000000"/>
          <w:sz w:val="22"/>
        </w:rPr>
        <w:t>[NAME OF INDIVIDUAL DISCLOSING INFORMATION]</w:t>
      </w:r>
      <w:r>
        <w:rPr>
          <w:rFonts w:eastAsia="ArialMT" w:ascii="ArialMT" w:hAnsi="ArialMT"/>
          <w:b w:val="false"/>
          <w:i w:val="false"/>
          <w:color w:val="000000"/>
          <w:sz w:val="22"/>
        </w:rPr>
        <w:t xml:space="preserve"> of </w:t>
      </w:r>
      <w:r>
        <w:rPr>
          <w:rFonts w:eastAsia="Arial" w:ascii="Arial" w:hAnsi="Arial"/>
          <w:b/>
          <w:i w:val="false"/>
          <w:color w:val="000000"/>
          <w:sz w:val="22"/>
        </w:rPr>
        <w:t xml:space="preserve">[address of individual] </w:t>
      </w:r>
      <w:r>
        <w:rPr/>
        <w:br/>
      </w:r>
      <w:r>
        <w:rPr>
          <w:rFonts w:eastAsia="ArialMT" w:ascii="ArialMT" w:hAnsi="ArialMT"/>
          <w:b w:val="false"/>
          <w:i w:val="false"/>
          <w:color w:val="000000"/>
          <w:sz w:val="22"/>
        </w:rPr>
        <w:t xml:space="preserve">OR </w:t>
      </w:r>
      <w:r>
        <w:rPr/>
        <w:br/>
      </w:r>
      <w:r>
        <w:rPr>
          <w:rFonts w:eastAsia="Arial" w:ascii="Arial" w:hAnsi="Arial"/>
          <w:b/>
          <w:i w:val="false"/>
          <w:color w:val="000000"/>
          <w:sz w:val="22"/>
        </w:rPr>
        <w:t>[NAME OF COMPANY DISCLOSING INFORMATION]</w:t>
      </w:r>
      <w:r>
        <w:rPr>
          <w:rFonts w:eastAsia="ArialMT" w:ascii="ArialMT" w:hAnsi="ArialMT"/>
          <w:b w:val="false"/>
          <w:i w:val="false"/>
          <w:color w:val="000000"/>
          <w:sz w:val="22"/>
        </w:rPr>
        <w:t xml:space="preserve">, a company registered in </w:t>
      </w:r>
      <w:r>
        <w:rPr>
          <w:rFonts w:eastAsia="Arial" w:ascii="Arial" w:hAnsi="Arial"/>
          <w:b/>
          <w:i w:val="false"/>
          <w:color w:val="000000"/>
          <w:sz w:val="22"/>
        </w:rPr>
        <w:t>[England]</w:t>
      </w:r>
      <w:r>
        <w:rPr>
          <w:rFonts w:eastAsia="ArialMT" w:ascii="ArialMT" w:hAnsi="ArialMT"/>
          <w:b w:val="false"/>
          <w:i w:val="false"/>
          <w:color w:val="000000"/>
          <w:sz w:val="22"/>
        </w:rPr>
        <w:t xml:space="preserve"> under company number</w:t>
      </w:r>
      <w:r>
        <w:rPr>
          <w:rFonts w:eastAsia="Arial" w:ascii="Arial" w:hAnsi="Arial"/>
          <w:b/>
          <w:i w:val="false"/>
          <w:color w:val="000000"/>
          <w:sz w:val="22"/>
        </w:rPr>
        <w:t xml:space="preserve"> [number on Register of Companies] </w:t>
      </w:r>
      <w:r>
        <w:rPr>
          <w:rFonts w:eastAsia="ArialMT" w:ascii="ArialMT" w:hAnsi="ArialMT"/>
          <w:b w:val="false"/>
          <w:i w:val="false"/>
          <w:color w:val="000000"/>
          <w:sz w:val="22"/>
        </w:rPr>
        <w:t xml:space="preserve">whose registered office is at </w:t>
      </w:r>
      <w:r>
        <w:rPr>
          <w:rFonts w:eastAsia="Arial" w:ascii="Arial" w:hAnsi="Arial"/>
          <w:b/>
          <w:i w:val="false"/>
          <w:color w:val="000000"/>
          <w:sz w:val="22"/>
        </w:rPr>
        <w:t xml:space="preserve">[address of office on the Register of Companies] </w:t>
      </w:r>
      <w:r>
        <w:rPr/>
        <w:br/>
      </w:r>
      <w:r>
        <w:rPr>
          <w:rFonts w:eastAsia="ArialMT" w:ascii="ArialMT" w:hAnsi="ArialMT"/>
          <w:b w:val="false"/>
          <w:i w:val="false"/>
          <w:color w:val="000000"/>
          <w:sz w:val="22"/>
        </w:rPr>
        <w:t xml:space="preserve">(the Discloser) </w:t>
      </w:r>
    </w:p>
    <w:tbl>
      <w:tblPr>
        <w:tblW w:w="9764"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882"/>
        <w:gridCol w:w="4881"/>
      </w:tblGrid>
      <w:tr>
        <w:trPr>
          <w:trHeight w:val="3952" w:hRule="exact"/>
        </w:trPr>
        <w:tc>
          <w:tcPr>
            <w:tcW w:w="4882" w:type="dxa"/>
            <w:tcBorders/>
          </w:tcPr>
          <w:p>
            <w:pPr>
              <w:pStyle w:val="Normal"/>
              <w:widowControl/>
              <w:spacing w:lineRule="exact" w:line="294" w:before="60" w:after="0"/>
              <w:ind w:hanging="0" w:left="0" w:right="0"/>
              <w:jc w:val="center"/>
              <w:rPr/>
            </w:pPr>
            <w:r>
              <w:rPr>
                <w:rFonts w:eastAsia="ArialMT" w:ascii="ArialMT" w:hAnsi="ArialMT"/>
                <w:b w:val="false"/>
                <w:i w:val="false"/>
                <w:color w:val="000000"/>
                <w:sz w:val="22"/>
              </w:rPr>
              <w:t>1.</w:t>
            </w:r>
          </w:p>
          <w:p>
            <w:pPr>
              <w:pStyle w:val="Normal"/>
              <w:widowControl/>
              <w:spacing w:lineRule="exact" w:line="294" w:before="716" w:after="0"/>
              <w:ind w:hanging="0" w:left="0" w:right="0"/>
              <w:jc w:val="center"/>
              <w:rPr/>
            </w:pPr>
            <w:r>
              <w:rPr>
                <w:rFonts w:eastAsia="ArialMT" w:ascii="ArialMT" w:hAnsi="ArialMT"/>
                <w:b w:val="false"/>
                <w:i w:val="false"/>
                <w:color w:val="000000"/>
                <w:sz w:val="22"/>
              </w:rPr>
              <w:t>2.</w:t>
            </w:r>
          </w:p>
          <w:p>
            <w:pPr>
              <w:pStyle w:val="Normal"/>
              <w:widowControl/>
              <w:spacing w:lineRule="exact" w:line="294" w:before="464" w:after="0"/>
              <w:ind w:hanging="0" w:left="0" w:right="0"/>
              <w:jc w:val="center"/>
              <w:rPr/>
            </w:pPr>
            <w:r>
              <w:rPr>
                <w:rFonts w:eastAsia="ArialMT" w:ascii="ArialMT" w:hAnsi="ArialMT"/>
                <w:b w:val="false"/>
                <w:i w:val="false"/>
                <w:color w:val="000000"/>
                <w:sz w:val="22"/>
              </w:rPr>
              <w:t>3.</w:t>
            </w:r>
          </w:p>
          <w:p>
            <w:pPr>
              <w:pStyle w:val="Normal"/>
              <w:widowControl/>
              <w:spacing w:lineRule="exact" w:line="294" w:before="972" w:after="0"/>
              <w:ind w:hanging="0" w:left="0" w:right="0"/>
              <w:jc w:val="center"/>
              <w:rPr/>
            </w:pPr>
            <w:r>
              <w:rPr>
                <w:rFonts w:eastAsia="ArialMT" w:ascii="ArialMT" w:hAnsi="ArialMT"/>
                <w:b w:val="false"/>
                <w:i w:val="false"/>
                <w:color w:val="000000"/>
                <w:sz w:val="22"/>
              </w:rPr>
              <w:t>4.</w:t>
            </w:r>
          </w:p>
        </w:tc>
        <w:tc>
          <w:tcPr>
            <w:tcW w:w="4881" w:type="dxa"/>
            <w:tcBorders/>
          </w:tcPr>
          <w:p>
            <w:pPr>
              <w:pStyle w:val="Normal"/>
              <w:widowControl/>
              <w:spacing w:lineRule="exact" w:line="256" w:before="98" w:after="0"/>
              <w:ind w:hanging="0" w:left="108" w:right="0"/>
              <w:jc w:val="left"/>
              <w:rPr/>
            </w:pPr>
            <w:r>
              <w:rPr>
                <w:rFonts w:eastAsia="ArialMT" w:ascii="ArialMT" w:hAnsi="ArialMT"/>
                <w:b w:val="false"/>
                <w:i w:val="false"/>
                <w:color w:val="000000"/>
                <w:sz w:val="22"/>
              </w:rPr>
              <w:t xml:space="preserve">The Discloser intends to disclose information (the Confidential Information) to the Recipient for the purpose of </w:t>
            </w:r>
            <w:r>
              <w:rPr>
                <w:rFonts w:eastAsia="Arial" w:ascii="Arial" w:hAnsi="Arial"/>
                <w:b/>
                <w:i w:val="false"/>
                <w:color w:val="000000"/>
                <w:sz w:val="22"/>
              </w:rPr>
              <w:t>[insert details e.g. discussing the possibility of the Recipient and the Discloser entering into a joint venture]</w:t>
            </w:r>
            <w:r>
              <w:rPr>
                <w:rFonts w:eastAsia="ArialMT" w:ascii="ArialMT" w:hAnsi="ArialMT"/>
                <w:b w:val="false"/>
                <w:i w:val="false"/>
                <w:color w:val="000000"/>
                <w:sz w:val="22"/>
              </w:rPr>
              <w:t xml:space="preserve"> (the Purpose).</w:t>
            </w:r>
          </w:p>
          <w:p>
            <w:pPr>
              <w:pStyle w:val="Normal"/>
              <w:widowControl/>
              <w:spacing w:lineRule="exact" w:line="254" w:before="244" w:after="0"/>
              <w:ind w:hanging="0" w:left="108" w:right="288"/>
              <w:jc w:val="left"/>
              <w:rPr/>
            </w:pPr>
            <w:r>
              <w:rPr>
                <w:rFonts w:eastAsia="ArialMT" w:ascii="ArialMT" w:hAnsi="ArialMT"/>
                <w:b w:val="false"/>
                <w:i w:val="false"/>
                <w:color w:val="000000"/>
                <w:sz w:val="22"/>
              </w:rPr>
              <w:t>The Recipient undertakes not to use the Confidential Information for any purpose except the Purpose, without first obtaining the written agreement of the Discloser.</w:t>
            </w:r>
          </w:p>
          <w:p>
            <w:pPr>
              <w:pStyle w:val="Normal"/>
              <w:widowControl/>
              <w:spacing w:lineRule="exact" w:line="254" w:before="250" w:after="0"/>
              <w:ind w:hanging="0" w:left="108" w:right="0"/>
              <w:jc w:val="left"/>
              <w:rPr/>
            </w:pPr>
            <w:r>
              <w:rPr>
                <w:rFonts w:eastAsia="ArialMT" w:ascii="ArialMT" w:hAnsi="ArialMT"/>
                <w:b w:val="false"/>
                <w:i w:val="false"/>
                <w:color w:val="000000"/>
                <w:sz w:val="22"/>
              </w:rPr>
              <w:t xml:space="preserve">The Recipient undertakes to keep the Confidential Information secure and not to disclose it to any third party </w:t>
            </w:r>
            <w:r>
              <w:rPr>
                <w:rFonts w:eastAsia="Arial" w:ascii="Arial" w:hAnsi="Arial"/>
                <w:b/>
                <w:i w:val="false"/>
                <w:color w:val="000000"/>
                <w:sz w:val="22"/>
              </w:rPr>
              <w:t>[except to its employees [and professional advisers]</w:t>
            </w:r>
            <w:r>
              <w:rPr>
                <w:rFonts w:eastAsia="ArialMT" w:ascii="ArialMT" w:hAnsi="ArialMT"/>
                <w:b w:val="false"/>
                <w:i w:val="false"/>
                <w:color w:val="000000"/>
                <w:sz w:val="22"/>
              </w:rPr>
              <w:t xml:space="preserve"> who need to know the same for the Purpose, who know they owe a duty of confidence to the Discloser and who are bound by obligations equivalent to those in clause 2 above and this clause 3.</w:t>
            </w:r>
          </w:p>
          <w:p>
            <w:pPr>
              <w:pStyle w:val="Normal"/>
              <w:widowControl/>
              <w:spacing w:lineRule="exact" w:line="252" w:before="254" w:after="0"/>
              <w:ind w:hanging="0" w:left="108" w:right="0"/>
              <w:jc w:val="left"/>
              <w:rPr/>
            </w:pPr>
            <w:r>
              <w:rPr>
                <w:rFonts w:eastAsia="ArialMT" w:ascii="ArialMT" w:hAnsi="ArialMT"/>
                <w:b w:val="false"/>
                <w:i w:val="false"/>
                <w:color w:val="000000"/>
                <w:sz w:val="22"/>
              </w:rPr>
              <w:t>The undertakings in clauses 2 and 3 above apply to all of the information disclosed by the Discloser to the Recipient, regardless of the way or form in which it is disclosed or recorded but they do not apply to:</w:t>
            </w:r>
          </w:p>
        </w:tc>
      </w:tr>
    </w:tbl>
    <w:p>
      <w:pPr>
        <w:pStyle w:val="Normal"/>
        <w:widowControl/>
        <w:tabs>
          <w:tab w:val="clear" w:pos="720"/>
          <w:tab w:val="left" w:pos="852" w:leader="none"/>
        </w:tabs>
        <w:spacing w:lineRule="exact" w:line="256" w:before="190" w:after="0"/>
        <w:ind w:hanging="0" w:left="426" w:right="0"/>
        <w:jc w:val="left"/>
        <w:rPr/>
      </w:pPr>
      <w:r>
        <w:rPr>
          <w:rFonts w:eastAsia="ArialMT" w:ascii="ArialMT" w:hAnsi="ArialMT"/>
          <w:b w:val="false"/>
          <w:i w:val="false"/>
          <w:color w:val="000000"/>
          <w:sz w:val="22"/>
        </w:rPr>
        <w:t xml:space="preserve">a) any information which is or in future comes into the public domain (unless as a result of the </w:t>
      </w:r>
      <w:ins w:id="3" w:author="Unknown Author" w:date="2026-03-09T11:43:35Z">
        <w:r>
          <w:rPr>
            <w:rFonts w:eastAsia="ArialMT" w:ascii="ArialMT" w:hAnsi="ArialMT"/>
            <w:b w:val="false"/>
            <w:i w:val="false"/>
            <w:color w:val="000000"/>
            <w:sz w:val="22"/>
          </w:rPr>
          <w:t>including reasonable attorney's fees, arising out of any breach</w:t>
        </w:r>
      </w:ins>
      <w:del w:id="4" w:author="Unknown Author" w:date="2026-03-09T11:43:35Z">
        <w:r>
          <w:rPr>
            <w:rFonts w:eastAsia="ArialMT" w:ascii="ArialMT" w:hAnsi="ArialMT"/>
            <w:b w:val="false"/>
            <w:i w:val="false"/>
            <w:color w:val="000000"/>
            <w:sz w:val="22"/>
          </w:rPr>
          <w:delText>breach</w:delText>
        </w:r>
      </w:del>
      <w:r>
        <w:rPr>
          <w:rFonts w:eastAsia="ArialMT" w:ascii="ArialMT" w:hAnsi="ArialMT"/>
          <w:b w:val="false"/>
          <w:i w:val="false"/>
          <w:color w:val="000000"/>
          <w:sz w:val="22"/>
        </w:rPr>
        <w:t xml:space="preserve"> of this Agreement); or </w:t>
      </w:r>
    </w:p>
    <w:p>
      <w:pPr>
        <w:pStyle w:val="Normal"/>
        <w:widowControl/>
        <w:tabs>
          <w:tab w:val="clear" w:pos="720"/>
          <w:tab w:val="left" w:pos="852" w:leader="none"/>
        </w:tabs>
        <w:spacing w:lineRule="exact" w:line="256" w:before="246" w:after="152"/>
        <w:ind w:hanging="0" w:left="426" w:right="0"/>
        <w:jc w:val="left"/>
        <w:rPr/>
      </w:pPr>
      <w:r>
        <w:rPr>
          <w:rFonts w:eastAsia="ArialMT" w:ascii="ArialMT" w:hAnsi="ArialMT"/>
          <w:b w:val="false"/>
          <w:i w:val="false"/>
          <w:color w:val="000000"/>
          <w:sz w:val="22"/>
        </w:rPr>
        <w:t xml:space="preserve">b) any information which is already known to the Recipient and which was not subject to any obligation of confidence before it was disclosed to the Recipient by the Discloser. </w:t>
      </w:r>
    </w:p>
    <w:tbl>
      <w:tblPr>
        <w:tblW w:w="9764"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882"/>
        <w:gridCol w:w="4881"/>
      </w:tblGrid>
      <w:tr>
        <w:trPr>
          <w:trHeight w:val="2608" w:hRule="exact"/>
        </w:trPr>
        <w:tc>
          <w:tcPr>
            <w:tcW w:w="4882" w:type="dxa"/>
            <w:tcBorders/>
          </w:tcPr>
          <w:p>
            <w:pPr>
              <w:pStyle w:val="Normal"/>
              <w:widowControl/>
              <w:spacing w:lineRule="exact" w:line="294" w:before="60" w:after="0"/>
              <w:ind w:hanging="0" w:left="0" w:right="0"/>
              <w:jc w:val="center"/>
              <w:rPr/>
            </w:pPr>
            <w:r>
              <w:rPr>
                <w:rFonts w:eastAsia="ArialMT" w:ascii="ArialMT" w:hAnsi="ArialMT"/>
                <w:b w:val="false"/>
                <w:i w:val="false"/>
                <w:color w:val="000000"/>
                <w:sz w:val="22"/>
              </w:rPr>
              <w:t>5.</w:t>
            </w:r>
          </w:p>
          <w:p>
            <w:pPr>
              <w:pStyle w:val="Normal"/>
              <w:widowControl/>
              <w:spacing w:lineRule="exact" w:line="294" w:before="464" w:after="0"/>
              <w:ind w:hanging="0" w:left="0" w:right="0"/>
              <w:jc w:val="center"/>
              <w:rPr/>
            </w:pPr>
            <w:r>
              <w:rPr>
                <w:rFonts w:eastAsia="ArialMT" w:ascii="ArialMT" w:hAnsi="ArialMT"/>
                <w:b w:val="false"/>
                <w:i w:val="false"/>
                <w:color w:val="000000"/>
                <w:sz w:val="22"/>
              </w:rPr>
              <w:t>6.</w:t>
            </w:r>
          </w:p>
          <w:p>
            <w:pPr>
              <w:pStyle w:val="Normal"/>
              <w:widowControl/>
              <w:spacing w:lineRule="exact" w:line="294" w:before="716" w:after="0"/>
              <w:ind w:hanging="0" w:left="0" w:right="0"/>
              <w:jc w:val="center"/>
              <w:rPr/>
            </w:pPr>
            <w:r>
              <w:rPr>
                <w:rFonts w:eastAsia="ArialMT" w:ascii="ArialMT" w:hAnsi="ArialMT"/>
                <w:b w:val="false"/>
                <w:i w:val="false"/>
                <w:color w:val="000000"/>
                <w:sz w:val="22"/>
              </w:rPr>
              <w:t>7.</w:t>
            </w:r>
          </w:p>
        </w:tc>
        <w:tc>
          <w:tcPr>
            <w:tcW w:w="4881" w:type="dxa"/>
            <w:tcBorders/>
          </w:tcPr>
          <w:p>
            <w:pPr>
              <w:pStyle w:val="Normal"/>
              <w:widowControl/>
              <w:spacing w:lineRule="exact" w:line="252" w:before="102" w:after="0"/>
              <w:ind w:hanging="0" w:left="108" w:right="720"/>
              <w:jc w:val="left"/>
              <w:rPr/>
            </w:pPr>
            <w:r>
              <w:rPr>
                <w:rFonts w:eastAsia="ArialMT" w:ascii="ArialMT" w:hAnsi="ArialMT"/>
                <w:b w:val="false"/>
                <w:i w:val="false"/>
                <w:color w:val="000000"/>
                <w:sz w:val="22"/>
              </w:rPr>
              <w:t>Nothing in this Agreement will prevent the Recipient from making any disclosure of the Confidential Information required by law or by any competent authority.</w:t>
            </w:r>
          </w:p>
          <w:p>
            <w:pPr>
              <w:pStyle w:val="Normal"/>
              <w:widowControl/>
              <w:spacing w:lineRule="exact" w:line="254" w:before="252" w:after="0"/>
              <w:ind w:hanging="0" w:left="108" w:right="720"/>
              <w:jc w:val="left"/>
              <w:rPr/>
            </w:pPr>
            <w:r>
              <w:rPr>
                <w:rFonts w:eastAsia="ArialMT" w:ascii="ArialMT" w:hAnsi="ArialMT"/>
                <w:b w:val="false"/>
                <w:i w:val="false"/>
                <w:color w:val="000000"/>
                <w:sz w:val="22"/>
              </w:rPr>
              <w:t>The Recipient will, on request from the Discloser, return all copies and records of the Confidential Information to the Discloser and will not retain any copies or records of the Confidential Information.</w:t>
            </w:r>
          </w:p>
          <w:p>
            <w:pPr>
              <w:pStyle w:val="Normal"/>
              <w:widowControl/>
              <w:spacing w:lineRule="exact" w:line="254" w:before="250" w:after="0"/>
              <w:ind w:hanging="0" w:left="108" w:right="0"/>
              <w:jc w:val="left"/>
              <w:rPr/>
            </w:pPr>
            <w:r>
              <w:rPr>
                <w:rFonts w:eastAsia="ArialMT" w:ascii="ArialMT" w:hAnsi="ArialMT"/>
                <w:b w:val="false"/>
                <w:i w:val="false"/>
                <w:color w:val="000000"/>
                <w:sz w:val="22"/>
              </w:rPr>
              <w:t>Neither this Agreement nor the supply of any information grants the Recipient any licence, interest or right in respect of any intellectual property rights of the Discloser except the right to copy the Confidential Information solely for the Purpose.</w:t>
            </w:r>
          </w:p>
        </w:tc>
      </w:tr>
    </w:tbl>
    <w:p>
      <w:pPr>
        <w:sectPr>
          <w:type w:val="nextPage"/>
          <w:pgSz w:w="11906" w:h="16838"/>
          <w:pgMar w:left="1080" w:right="1062" w:gutter="0" w:header="0" w:top="702" w:footer="0" w:bottom="768"/>
          <w:pgNumType w:fmt="decimal"/>
          <w:formProt w:val="false"/>
          <w:textDirection w:val="lrTb"/>
          <w:docGrid w:type="default" w:linePitch="360" w:charSpace="4096"/>
        </w:sectPr>
      </w:pPr>
    </w:p>
    <w:p>
      <w:pPr>
        <w:pStyle w:val="Normal"/>
        <w:widowControl/>
        <w:spacing w:lineRule="exact" w:line="220" w:before="0" w:after="614"/>
        <w:ind w:left="0" w:right="0"/>
        <w:rPr/>
      </w:pPr>
      <w:r>
        <w:rPr/>
      </w:r>
    </w:p>
    <w:tbl>
      <w:tblPr>
        <w:tblW w:w="9668"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834"/>
        <w:gridCol w:w="4833"/>
      </w:tblGrid>
      <w:tr>
        <w:trPr>
          <w:trHeight w:val="1624" w:hRule="exact"/>
        </w:trPr>
        <w:tc>
          <w:tcPr>
            <w:tcW w:w="4834" w:type="dxa"/>
            <w:tcBorders/>
          </w:tcPr>
          <w:p>
            <w:pPr>
              <w:pStyle w:val="Normal"/>
              <w:widowControl/>
              <w:spacing w:lineRule="exact" w:line="294" w:before="4" w:after="0"/>
              <w:ind w:hanging="0" w:left="0" w:right="0"/>
              <w:jc w:val="center"/>
              <w:rPr/>
            </w:pPr>
            <w:r>
              <w:rPr>
                <w:rFonts w:eastAsia="ArialMT" w:ascii="ArialMT" w:hAnsi="ArialMT"/>
                <w:b w:val="false"/>
                <w:i w:val="false"/>
                <w:color w:val="000000"/>
                <w:sz w:val="22"/>
              </w:rPr>
              <w:t>8.</w:t>
            </w:r>
          </w:p>
          <w:p>
            <w:pPr>
              <w:pStyle w:val="Normal"/>
              <w:widowControl/>
              <w:spacing w:lineRule="exact" w:line="294" w:before="468" w:after="0"/>
              <w:ind w:hanging="0" w:left="0" w:right="0"/>
              <w:jc w:val="center"/>
              <w:rPr/>
            </w:pPr>
            <w:r>
              <w:rPr>
                <w:rFonts w:eastAsia="ArialMT" w:ascii="ArialMT" w:hAnsi="ArialMT"/>
                <w:b w:val="false"/>
                <w:i w:val="false"/>
                <w:color w:val="000000"/>
                <w:sz w:val="22"/>
              </w:rPr>
              <w:t>9.</w:t>
            </w:r>
          </w:p>
        </w:tc>
        <w:tc>
          <w:tcPr>
            <w:tcW w:w="4833" w:type="dxa"/>
            <w:tcBorders/>
          </w:tcPr>
          <w:p>
            <w:pPr>
              <w:pStyle w:val="Normal"/>
              <w:widowControl/>
              <w:spacing w:lineRule="exact" w:line="254" w:before="54" w:after="0"/>
              <w:ind w:hanging="0" w:left="108" w:right="0"/>
              <w:jc w:val="left"/>
              <w:rPr/>
            </w:pPr>
            <w:r>
              <w:rPr>
                <w:rFonts w:eastAsia="ArialMT" w:ascii="ArialMT" w:hAnsi="ArialMT"/>
                <w:b w:val="false"/>
                <w:i w:val="false"/>
                <w:color w:val="000000"/>
                <w:sz w:val="22"/>
              </w:rPr>
              <w:t xml:space="preserve">The undertakings in clauses 2 and 3 will continue in force </w:t>
            </w:r>
            <w:r>
              <w:rPr>
                <w:rFonts w:eastAsia="Arial" w:ascii="Arial" w:hAnsi="Arial"/>
                <w:b/>
                <w:i w:val="false"/>
                <w:color w:val="000000"/>
                <w:sz w:val="22"/>
              </w:rPr>
              <w:t>[indefinitely.] [for [insert number] years from the date of this Agreement.]</w:t>
            </w:r>
          </w:p>
          <w:p>
            <w:pPr>
              <w:pStyle w:val="Normal"/>
              <w:widowControl/>
              <w:spacing w:lineRule="exact" w:line="252" w:before="246" w:after="0"/>
              <w:ind w:hanging="0" w:left="108" w:right="0"/>
              <w:jc w:val="left"/>
              <w:rPr/>
            </w:pPr>
            <w:r>
              <w:rPr>
                <w:rFonts w:eastAsia="ArialMT" w:ascii="ArialMT" w:hAnsi="ArialMT"/>
                <w:b w:val="false"/>
                <w:i w:val="false"/>
                <w:color w:val="000000"/>
                <w:sz w:val="22"/>
              </w:rPr>
              <w:t>This Agreement is governed by, and is to be construed in accordance with, English law. The English Courts will have non-exclusive jurisdiction to deal with any dispute which has arisen or may arise out of, or in connection with, this Agreement.</w:t>
            </w:r>
          </w:p>
        </w:tc>
      </w:tr>
    </w:tbl>
    <w:p>
      <w:pPr>
        <w:pStyle w:val="Normal"/>
        <w:widowControl/>
        <w:spacing w:lineRule="exact" w:line="420" w:before="36" w:after="0"/>
        <w:ind w:hanging="0" w:left="0" w:right="5616"/>
        <w:jc w:val="left"/>
        <w:rPr/>
      </w:pPr>
      <w:r>
        <w:rPr>
          <w:rFonts w:eastAsia="Arial" w:ascii="Arial" w:hAnsi="Arial"/>
          <w:b/>
          <w:i w:val="false"/>
          <w:color w:val="000000"/>
          <w:sz w:val="22"/>
        </w:rPr>
        <w:t xml:space="preserve">If the Recipient is an individual </w:t>
      </w:r>
      <w:r>
        <w:rPr/>
        <w:br/>
      </w:r>
      <w:ins w:id="5" w:author="Unknown Author" w:date="2026-03-09T11:43:35Z">
        <w:r>
          <w:rPr/>
          <w:t>Signed and Delivered as a Deed by: (including electronic signatures)</w:t>
        </w:r>
      </w:ins>
      <w:del w:id="6" w:author="Unknown Author" w:date="2026-03-09T11:43:35Z">
        <w:r>
          <w:rPr>
            <w:rFonts w:eastAsia="ArialMT" w:ascii="ArialMT" w:hAnsi="ArialMT"/>
            <w:b w:val="false"/>
            <w:i w:val="false"/>
            <w:color w:val="000000"/>
            <w:sz w:val="22"/>
          </w:rPr>
          <w:delText>Signed and Delivered as a Deed by:</w:delText>
        </w:r>
      </w:del>
      <w:r>
        <w:rPr>
          <w:rFonts w:eastAsia="ArialMT" w:ascii="ArialMT" w:hAnsi="ArialMT"/>
          <w:b w:val="false"/>
          <w:i w:val="false"/>
          <w:color w:val="000000"/>
          <w:sz w:val="22"/>
        </w:rPr>
        <w:t xml:space="preserve"> </w:t>
      </w:r>
      <w:r>
        <w:rPr/>
        <w:br/>
      </w:r>
      <w:r>
        <w:rPr>
          <w:rFonts w:eastAsia="Arial" w:ascii="Arial" w:hAnsi="Arial"/>
          <w:b/>
          <w:i w:val="false"/>
          <w:color w:val="000000"/>
          <w:sz w:val="22"/>
        </w:rPr>
        <w:t>[name of Recipient]</w:t>
      </w:r>
      <w:r>
        <w:rPr>
          <w:rFonts w:eastAsia="ArialMT" w:ascii="ArialMT" w:hAnsi="ArialMT"/>
          <w:b w:val="false"/>
          <w:i w:val="false"/>
          <w:color w:val="000000"/>
          <w:sz w:val="22"/>
        </w:rPr>
        <w:t xml:space="preserve"> in the presence of: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Signature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Signature of witness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Name of witness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Address of witness </w:t>
      </w:r>
    </w:p>
    <w:p>
      <w:pPr>
        <w:pStyle w:val="Normal"/>
        <w:widowControl/>
        <w:spacing w:lineRule="exact" w:line="378" w:before="392" w:after="0"/>
        <w:ind w:hanging="0" w:left="0" w:right="5904"/>
        <w:jc w:val="left"/>
        <w:rPr/>
      </w:pPr>
      <w:r>
        <w:rPr>
          <w:rFonts w:eastAsia="Arial" w:ascii="Arial" w:hAnsi="Arial"/>
          <w:b/>
          <w:i w:val="false"/>
          <w:color w:val="000000"/>
          <w:sz w:val="22"/>
        </w:rPr>
        <w:t xml:space="preserve">If the Recipient is a company </w:t>
      </w:r>
      <w:r>
        <w:rPr/>
        <w:br/>
      </w:r>
      <w:r>
        <w:rPr>
          <w:rFonts w:eastAsia="ArialMT" w:ascii="ArialMT" w:hAnsi="ArialMT"/>
          <w:b w:val="false"/>
          <w:i w:val="false"/>
          <w:color w:val="000000"/>
          <w:sz w:val="22"/>
        </w:rPr>
        <w:t xml:space="preserve">Executed and Delivered as a Deed by </w:t>
      </w:r>
      <w:r>
        <w:rPr/>
        <w:br/>
      </w:r>
      <w:r>
        <w:rPr>
          <w:rFonts w:eastAsia="Arial" w:ascii="Arial" w:hAnsi="Arial"/>
          <w:b/>
          <w:i w:val="false"/>
          <w:color w:val="000000"/>
          <w:sz w:val="22"/>
        </w:rPr>
        <w:t>[name of Recipient]</w:t>
      </w:r>
      <w:r>
        <w:rPr>
          <w:rFonts w:eastAsia="ArialMT" w:ascii="ArialMT" w:hAnsi="ArialMT"/>
          <w:b w:val="false"/>
          <w:i w:val="false"/>
          <w:color w:val="000000"/>
          <w:sz w:val="22"/>
        </w:rPr>
        <w:t xml:space="preserve"> acting by </w:t>
      </w:r>
      <w:r>
        <w:rPr/>
        <w:br/>
      </w:r>
      <w:r>
        <w:rPr>
          <w:rFonts w:eastAsia="Arial" w:ascii="Arial" w:hAnsi="Arial"/>
          <w:b/>
          <w:i w:val="false"/>
          <w:color w:val="000000"/>
          <w:sz w:val="22"/>
        </w:rPr>
        <w:t>[name of director],</w:t>
      </w:r>
      <w:r>
        <w:rPr>
          <w:rFonts w:eastAsia="ArialMT" w:ascii="ArialMT" w:hAnsi="ArialMT"/>
          <w:b w:val="false"/>
          <w:i w:val="false"/>
          <w:color w:val="000000"/>
          <w:sz w:val="22"/>
        </w:rPr>
        <w:t xml:space="preserve"> a director, </w:t>
      </w:r>
      <w:r>
        <w:rPr/>
        <w:br/>
      </w:r>
      <w:r>
        <w:rPr>
          <w:rFonts w:eastAsia="ArialMT" w:ascii="ArialMT" w:hAnsi="ArialMT"/>
          <w:b w:val="false"/>
          <w:i w:val="false"/>
          <w:color w:val="000000"/>
          <w:sz w:val="22"/>
        </w:rPr>
        <w:t xml:space="preserve">in the presence of: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Signature of Director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Signature of witness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Name of witness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_____________________________ </w:t>
      </w:r>
      <w:r>
        <w:rPr/>
        <w:br/>
      </w:r>
      <w:r>
        <w:rPr>
          <w:rFonts w:eastAsia="ArialMT" w:ascii="ArialMT" w:hAnsi="ArialMT"/>
          <w:b w:val="false"/>
          <w:i w:val="false"/>
          <w:color w:val="000000"/>
          <w:sz w:val="22"/>
        </w:rPr>
        <w:t xml:space="preserve">Address of witness </w:t>
      </w:r>
    </w:p>
    <w:sectPr>
      <w:type w:val="nextPage"/>
      <w:pgSz w:w="11906" w:h="16838"/>
      <w:pgMar w:left="1080" w:right="1158" w:gutter="0" w:header="0" w:top="834" w:footer="0" w:bottom="98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MT">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2026-03-09T11:43:35Z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