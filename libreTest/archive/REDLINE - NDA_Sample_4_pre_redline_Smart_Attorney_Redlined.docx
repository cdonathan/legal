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7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4" w:after="0"/>
        <w:rPr>
          <w:sz w:val="27"/>
        </w:rPr>
      </w:pPr>
      <w:r>
        <w:rPr>
          <w:sz w:val="27"/>
        </w:rPr>
      </w:r>
    </w:p>
    <w:p>
      <w:pPr>
        <w:pStyle w:val="Title"/>
        <w:spacing w:lineRule="auto" w:line="252"/>
        <w:ind w:left="3683" w:right="3638"/>
        <w:rPr/>
      </w:pPr>
      <w:r>
        <w:rPr>
          <w:color w:val="0C0C0C"/>
          <w:spacing w:val="-2"/>
          <w:w w:val="105"/>
        </w:rPr>
        <w:t>Non-Circumvention, Non-Disclosure,</w:t>
      </w:r>
    </w:p>
    <w:p>
      <w:pPr>
        <w:pStyle w:val="Title"/>
        <w:spacing w:before="6" w:after="0"/>
        <w:rPr/>
      </w:pPr>
      <w:r>
        <w:rPr>
          <w:color w:val="0C0C0C"/>
        </w:rPr>
        <w:t>And</w:t>
      </w:r>
      <w:r>
        <w:rPr>
          <w:color w:val="0C0C0C"/>
          <w:spacing w:val="56"/>
        </w:rPr>
        <w:t xml:space="preserve"> </w:t>
      </w:r>
      <w:r>
        <w:rPr>
          <w:color w:val="0C0C0C"/>
        </w:rPr>
        <w:t>Confidentiality</w:t>
      </w:r>
      <w:r>
        <w:rPr>
          <w:color w:val="0C0C0C"/>
          <w:spacing w:val="24"/>
        </w:rPr>
        <w:t xml:space="preserve"> </w:t>
      </w:r>
      <w:r>
        <w:rPr>
          <w:color w:val="0C0C0C"/>
          <w:spacing w:val="-2"/>
        </w:rPr>
        <w:t>Agreement</w:t>
      </w:r>
    </w:p>
    <w:p>
      <w:pPr>
        <w:pStyle w:val="BodyText"/>
        <w:spacing w:before="52" w:after="0"/>
        <w:rPr>
          <w:b/>
        </w:rPr>
      </w:pPr>
      <w:r>
        <w:rPr>
          <w:b/>
        </w:rPr>
      </w:r>
    </w:p>
    <w:p>
      <w:pPr>
        <w:pStyle w:val="BodyText"/>
        <w:tabs>
          <w:tab w:val="clear" w:pos="720"/>
          <w:tab w:val="left" w:pos="5046" w:leader="none"/>
          <w:tab w:val="left" w:pos="8703" w:leader="none"/>
        </w:tabs>
        <w:spacing w:lineRule="exact" w:line="270"/>
        <w:ind w:right="188"/>
        <w:jc w:val="right"/>
        <w:rPr/>
      </w:pPr>
      <w:r>
        <w:rPr>
          <w:color w:val="0C0C0C"/>
        </w:rPr>
        <w:t>This</w:t>
      </w:r>
      <w:r>
        <w:rPr>
          <w:color w:val="0C0C0C"/>
          <w:spacing w:val="26"/>
        </w:rPr>
        <w:t xml:space="preserve"> </w:t>
      </w:r>
      <w:r>
        <w:rPr>
          <w:color w:val="0C0C0C"/>
        </w:rPr>
        <w:t>agreement</w:t>
      </w:r>
      <w:r>
        <w:rPr>
          <w:color w:val="0C0C0C"/>
          <w:spacing w:val="52"/>
        </w:rPr>
        <w:t xml:space="preserve"> </w:t>
      </w:r>
      <w:r>
        <w:rPr>
          <w:color w:val="0C0C0C"/>
        </w:rPr>
        <w:t>is</w:t>
      </w:r>
      <w:r>
        <w:rPr>
          <w:color w:val="0C0C0C"/>
          <w:spacing w:val="29"/>
        </w:rPr>
        <w:t xml:space="preserve"> </w:t>
      </w:r>
      <w:r>
        <w:rPr>
          <w:color w:val="0C0C0C"/>
        </w:rPr>
        <w:t>hereby</w:t>
      </w:r>
      <w:r>
        <w:rPr>
          <w:color w:val="0C0C0C"/>
          <w:spacing w:val="31"/>
        </w:rPr>
        <w:t xml:space="preserve"> </w:t>
      </w:r>
      <w:r>
        <w:rPr>
          <w:color w:val="0C0C0C"/>
        </w:rPr>
        <w:t>executed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on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this</w:t>
      </w:r>
      <w:r>
        <w:rPr>
          <w:color w:val="0C0C0C"/>
          <w:spacing w:val="-3"/>
        </w:rPr>
        <w:t xml:space="preserve"> </w:t>
      </w:r>
      <w:r>
        <w:rPr>
          <w:color w:val="0C0C0C"/>
          <w:u w:val="single" w:color="000000"/>
        </w:rPr>
        <w:tab/>
      </w:r>
      <w:r>
        <w:rPr>
          <w:color w:val="0C0C0C"/>
          <w:spacing w:val="-24"/>
        </w:rPr>
        <w:t xml:space="preserve"> </w:t>
      </w:r>
      <w:r>
        <w:rPr>
          <w:color w:val="0C0C0C"/>
        </w:rPr>
        <w:t>day</w:t>
      </w:r>
      <w:r>
        <w:rPr>
          <w:color w:val="0C0C0C"/>
          <w:spacing w:val="39"/>
        </w:rPr>
        <w:t xml:space="preserve"> </w:t>
      </w:r>
      <w:r>
        <w:rPr>
          <w:color w:val="0C0C0C"/>
        </w:rPr>
        <w:t xml:space="preserve">of </w:t>
      </w:r>
      <w:r>
        <w:rPr>
          <w:color w:val="0C0C0C"/>
          <w:u w:val="single" w:color="000000"/>
        </w:rPr>
        <w:tab/>
      </w:r>
    </w:p>
    <w:p>
      <w:pPr>
        <w:pStyle w:val="Normal"/>
        <w:tabs>
          <w:tab w:val="clear" w:pos="720"/>
          <w:tab w:val="left" w:pos="1006" w:leader="none"/>
          <w:tab w:val="left" w:pos="1521" w:leader="none"/>
          <w:tab w:val="left" w:pos="2155" w:leader="none"/>
          <w:tab w:val="left" w:pos="4828" w:leader="none"/>
          <w:tab w:val="left" w:pos="8184" w:leader="none"/>
          <w:tab w:val="left" w:pos="9070" w:leader="none"/>
        </w:tabs>
        <w:spacing w:lineRule="exact" w:line="290"/>
        <w:ind w:right="109"/>
        <w:jc w:val="right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9" wp14:anchorId="4EDED4B6">
                <wp:simplePos x="0" y="0"/>
                <wp:positionH relativeFrom="page">
                  <wp:posOffset>2957830</wp:posOffset>
                </wp:positionH>
                <wp:positionV relativeFrom="paragraph">
                  <wp:posOffset>194310</wp:posOffset>
                </wp:positionV>
                <wp:extent cx="2979420" cy="7620"/>
                <wp:effectExtent l="0" t="0" r="0" b="0"/>
                <wp:wrapTopAndBottom/>
                <wp:docPr id="1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9360" cy="7560"/>
                        </a:xfrm>
                        <a:custGeom>
                          <a:avLst/>
                          <a:gdLst>
                            <a:gd name="textAreaLeft" fmla="*/ 0 w 1689120"/>
                            <a:gd name="textAreaRight" fmla="*/ 1689840 w 1689120"/>
                            <a:gd name="textAreaTop" fmla="*/ 0 h 4320"/>
                            <a:gd name="textAreaBottom" fmla="*/ 5040 h 4320"/>
                          </a:gdLst>
                          <a:ahLst/>
                          <a:rect l="textAreaLeft" t="textAreaTop" r="textAreaRight" b="textAreaBottom"/>
                          <a:pathLst>
                            <a:path w="2979420" h="7620">
                              <a:moveTo>
                                <a:pt x="2979420" y="0"/>
                              </a:moveTo>
                              <a:lnTo>
                                <a:pt x="2903220" y="0"/>
                              </a:lnTo>
                              <a:lnTo>
                                <a:pt x="2900172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900172" y="7620"/>
                              </a:lnTo>
                              <a:lnTo>
                                <a:pt x="2903220" y="7620"/>
                              </a:lnTo>
                              <a:lnTo>
                                <a:pt x="2979420" y="7620"/>
                              </a:lnTo>
                              <a:lnTo>
                                <a:pt x="297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color w:val="0C0C0C"/>
          <w:spacing w:val="-5"/>
          <w:position w:val="-1"/>
          <w:sz w:val="21"/>
        </w:rPr>
        <w:t>20</w:t>
      </w:r>
      <w:r>
        <w:rPr>
          <w:rFonts w:ascii="Arial" w:hAnsi="Arial"/>
          <w:color w:val="0C0C0C"/>
          <w:position w:val="-1"/>
          <w:sz w:val="21"/>
        </w:rPr>
        <w:tab/>
      </w:r>
      <w:r>
        <w:rPr>
          <w:color w:val="0C0C0C"/>
          <w:spacing w:val="-5"/>
          <w:sz w:val="24"/>
        </w:rPr>
        <w:t>by</w:t>
      </w:r>
      <w:r>
        <w:rPr>
          <w:color w:val="0C0C0C"/>
          <w:sz w:val="24"/>
        </w:rPr>
        <w:tab/>
      </w:r>
      <w:r>
        <w:rPr>
          <w:color w:val="0C0C0C"/>
          <w:spacing w:val="-5"/>
          <w:sz w:val="24"/>
        </w:rPr>
        <w:t>and</w:t>
      </w:r>
      <w:r>
        <w:rPr>
          <w:color w:val="0C0C0C"/>
          <w:sz w:val="24"/>
        </w:rPr>
        <w:tab/>
      </w:r>
      <w:r>
        <w:rPr>
          <w:color w:val="0C0C0C"/>
          <w:spacing w:val="-2"/>
          <w:sz w:val="24"/>
        </w:rPr>
        <w:t xml:space="preserve">between </w:t>
      </w:r>
      <w:r>
        <w:rPr>
          <w:rFonts w:ascii="Arial" w:hAnsi="Arial"/>
          <w:color w:val="0C0C0C"/>
          <w:sz w:val="18"/>
        </w:rPr>
        <w:tab/>
      </w:r>
      <w:r>
        <w:rPr>
          <w:color w:val="0C0C0C"/>
          <w:spacing w:val="-2"/>
          <w:position w:val="-1"/>
          <w:sz w:val="24"/>
        </w:rPr>
        <w:t>and/or</w:t>
      </w:r>
      <w:r>
        <w:rPr>
          <w:color w:val="0C0C0C"/>
          <w:position w:val="-1"/>
          <w:sz w:val="24"/>
        </w:rPr>
        <w:tab/>
      </w:r>
      <w:r>
        <w:rPr>
          <w:color w:val="0C0C0C"/>
          <w:spacing w:val="-2"/>
          <w:position w:val="-1"/>
          <w:sz w:val="24"/>
        </w:rPr>
        <w:t>their</w:t>
      </w:r>
    </w:p>
    <w:p>
      <w:pPr>
        <w:pStyle w:val="Normal"/>
        <w:tabs>
          <w:tab w:val="clear" w:pos="720"/>
          <w:tab w:val="left" w:pos="1006" w:leader="none"/>
          <w:tab w:val="left" w:pos="1521" w:leader="none"/>
          <w:tab w:val="left" w:pos="2155" w:leader="none"/>
          <w:tab w:val="left" w:pos="4828" w:leader="none"/>
          <w:tab w:val="left" w:pos="8184" w:leader="none"/>
          <w:tab w:val="left" w:pos="9070" w:leader="none"/>
        </w:tabs>
        <w:spacing w:lineRule="exact" w:line="290"/>
        <w:ind w:right="109"/>
        <w:jc w:val="right"/>
        <w:rPr/>
      </w:pPr>
      <w:r>
        <w:rPr>
          <w:color w:val="0C0C0C"/>
        </w:rPr>
        <w:t>corporations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subsidiaries,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(hereinafter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"Client")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XXXXX  (hereinafter referred to as "Broker"),("Client"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"Broker"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collectively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referred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"Parties"),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whereby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hereby agree as follows:</w:t>
      </w:r>
    </w:p>
    <w:p>
      <w:pPr>
        <w:pStyle w:val="BodyText"/>
        <w:spacing w:before="274" w:after="0"/>
        <w:ind w:right="1"/>
        <w:jc w:val="center"/>
        <w:rPr/>
      </w:pPr>
      <w:r>
        <w:rPr>
          <w:color w:val="0C0C0C"/>
          <w:spacing w:val="-2"/>
          <w:w w:val="135"/>
        </w:rPr>
        <w:t>WITNESSETH</w:t>
      </w:r>
    </w:p>
    <w:p>
      <w:pPr>
        <w:pStyle w:val="BodyText"/>
        <w:spacing w:lineRule="auto" w:line="247" w:before="8" w:after="0"/>
        <w:ind w:firstLine="726" w:left="332" w:right="155"/>
        <w:jc w:val="both"/>
        <w:rPr/>
      </w:pPr>
      <w:r>
        <w:rPr>
          <w:color w:val="0C0C0C"/>
        </w:rPr>
        <w:t>WHEREAS,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the parties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hereto contemplate entering into, or participating in, one or more business transactions including the purchase of one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or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more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brokers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Client businessesXXXX; </w:t>
      </w:r>
      <w:r>
        <w:rPr>
          <w:color w:val="0C0C0C"/>
          <w:spacing w:val="-4"/>
        </w:rPr>
        <w:t>and</w:t>
      </w:r>
    </w:p>
    <w:p>
      <w:pPr>
        <w:pStyle w:val="BodyText"/>
        <w:spacing w:before="6" w:after="0"/>
        <w:rPr/>
      </w:pPr>
      <w:r>
        <w:rPr/>
      </w:r>
    </w:p>
    <w:p>
      <w:pPr>
        <w:pStyle w:val="BodyText"/>
        <w:spacing w:lineRule="auto" w:line="247" w:before="1" w:after="0"/>
        <w:ind w:firstLine="726" w:left="332" w:right="176"/>
        <w:jc w:val="both"/>
        <w:rPr/>
      </w:pPr>
      <w:r>
        <w:rPr>
          <w:color w:val="0C0C0C"/>
        </w:rPr>
        <w:t>WHEREAS,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the parties mutually recogmze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that in the transaction of 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subject business each may learn from the other, including their agents and associates, the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identity, address and/or telephone numbers of clients, agents, brokers, buyers, sellers,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financiers and/or bank or trust contracts (hereinafter referred to individually or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 xml:space="preserve">collectively as "confidential </w:t>
      </w:r>
      <w:r>
        <w:rPr>
          <w:color w:val="1C1C1C"/>
        </w:rPr>
        <w:t xml:space="preserve">sources") </w:t>
      </w:r>
      <w:r>
        <w:rPr>
          <w:color w:val="0C0C0C"/>
        </w:rPr>
        <w:t>and/or information relating to bank accounts,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transaction codes, participating banks and/or entities, business concepts, business plans,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business strategies, (hereinafter referred to individually or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collectively as</w:t>
      </w:r>
      <w:r>
        <w:rPr>
          <w:color w:val="0C0C0C"/>
          <w:spacing w:val="-14"/>
        </w:rPr>
        <w:t xml:space="preserve"> </w:t>
      </w:r>
      <w:r>
        <w:rPr>
          <w:color w:val="1C1C1C"/>
        </w:rPr>
        <w:t>"confidential</w:t>
      </w:r>
      <w:r>
        <w:rPr>
          <w:color w:val="1C1C1C"/>
          <w:spacing w:val="40"/>
        </w:rPr>
        <w:t xml:space="preserve"> </w:t>
      </w:r>
      <w:r>
        <w:rPr>
          <w:color w:val="0C0C0C"/>
        </w:rPr>
        <w:t>information</w:t>
      </w:r>
      <w:ins w:id="0" w:author="Unknown Author" w:date="2026-03-09T00:49:06Z">
        <w:r>
          <w:rPr>
            <w:color w:val="0C0C0C"/>
          </w:rPr>
          <w:t xml:space="preserve"> However, Confidential Information does not include: (i) information already in possession; (ii) information publicly available; (iii) information independently developed; (iv) information received from third parties without confidentiality obligations.</w:t>
        </w:r>
      </w:ins>
      <w:r>
        <w:rPr>
          <w:color w:val="0C0C0C"/>
        </w:rPr>
        <w:t>") which the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party has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acquired by years of investment in time, expenses and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effort; and</w:t>
      </w:r>
    </w:p>
    <w:p>
      <w:pPr>
        <w:pStyle w:val="BodyText"/>
        <w:spacing w:before="20" w:after="0"/>
        <w:rPr/>
      </w:pPr>
      <w:r>
        <w:rPr/>
      </w:r>
    </w:p>
    <w:p>
      <w:pPr>
        <w:pStyle w:val="BodyText"/>
        <w:spacing w:lineRule="auto" w:line="247" w:before="1" w:after="0"/>
        <w:ind w:firstLine="721" w:left="337" w:right="204"/>
        <w:rPr/>
      </w:pPr>
      <w:r>
        <w:rPr>
          <w:color w:val="0C0C0C"/>
        </w:rPr>
        <w:t>WHEREAS, the</w:t>
      </w:r>
      <w:r>
        <w:rPr>
          <w:color w:val="0C0C0C"/>
          <w:spacing w:val="-13"/>
        </w:rPr>
        <w:t xml:space="preserve"> </w:t>
      </w:r>
      <w:r>
        <w:rPr>
          <w:color w:val="0C0C0C"/>
        </w:rPr>
        <w:t>parties</w:t>
      </w:r>
      <w:r>
        <w:rPr>
          <w:color w:val="0C0C0C"/>
          <w:spacing w:val="-1"/>
        </w:rPr>
        <w:t xml:space="preserve"> </w:t>
      </w:r>
      <w:r>
        <w:rPr>
          <w:color w:val="0C0C0C"/>
        </w:rPr>
        <w:t>wish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legally bind 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other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from the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disclosure of confidential sources and/or confidential information;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spacing w:lineRule="auto" w:line="247"/>
        <w:ind w:firstLine="870" w:left="184" w:right="204"/>
        <w:rPr/>
      </w:pPr>
      <w:r>
        <w:rPr>
          <w:color w:val="0C0C0C"/>
        </w:rPr>
        <w:t xml:space="preserve">NOW THEREFORE, in consideration of the premises set forth above and the mutual promises </w:t>
      </w:r>
      <w:r>
        <w:rPr>
          <w:color w:val="1C1C1C"/>
        </w:rPr>
        <w:t xml:space="preserve">set </w:t>
      </w:r>
      <w:r>
        <w:rPr>
          <w:color w:val="0C0C0C"/>
        </w:rPr>
        <w:t>forth herein below, each party covenants and agrees with the other as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follows:</w:t>
      </w:r>
      <w:r>
        <w:rPr>
          <w:color w:val="0C0C0C"/>
          <w:spacing w:val="40"/>
        </w:rPr>
        <w:t xml:space="preserve"> </w:t>
      </w:r>
      <w:r>
        <w:rPr>
          <w:rFonts w:ascii="Arial" w:hAnsi="Arial"/>
          <w:b/>
          <w:color w:val="0C0C0C"/>
          <w:sz w:val="22"/>
        </w:rPr>
        <w:t xml:space="preserve">1. </w:t>
      </w:r>
      <w:r>
        <w:rPr>
          <w:color w:val="0C0C0C"/>
        </w:rPr>
        <w:t>That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all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 xml:space="preserve">confidential </w:t>
      </w:r>
      <w:r>
        <w:rPr>
          <w:color w:val="1C1C1C"/>
        </w:rPr>
        <w:t>sources</w:t>
      </w:r>
      <w:r>
        <w:rPr>
          <w:color w:val="1C1C1C"/>
          <w:spacing w:val="-3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confidential information of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each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party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are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valuable property and shall remain confidential and remain the exclusive property of each respective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party, and that neither party will divulge such information.</w:t>
      </w:r>
    </w:p>
    <w:p>
      <w:pPr>
        <w:pStyle w:val="BodyText"/>
        <w:rPr/>
      </w:pPr>
      <w:r>
        <w:rPr/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260" w:right="1180" w:gutter="0" w:header="149" w:top="96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1158" w:leader="none"/>
        </w:tabs>
        <w:spacing w:lineRule="auto" w:line="247"/>
        <w:ind w:hanging="253" w:left="182" w:right="275"/>
        <w:rPr>
          <w:color w:val="0C0C0C"/>
          <w:sz w:val="24"/>
        </w:rPr>
      </w:pPr>
      <w:r>
        <w:rPr>
          <w:color w:val="0C0C0C"/>
          <w:sz w:val="24"/>
        </w:rPr>
        <w:t>That neither party,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(including any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associates, agents,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employees,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affiliates, advisors,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or any other form of representative of such party) will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attempt, directly or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indirectly, to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contact the other parties'</w:t>
      </w:r>
      <w:r>
        <w:rPr>
          <w:color w:val="0C0C0C"/>
          <w:spacing w:val="31"/>
          <w:sz w:val="24"/>
        </w:rPr>
        <w:t xml:space="preserve"> </w:t>
      </w:r>
      <w:r>
        <w:rPr>
          <w:color w:val="0C0C0C"/>
          <w:sz w:val="24"/>
        </w:rPr>
        <w:t>transaction</w:t>
      </w:r>
      <w:r>
        <w:rPr>
          <w:color w:val="0C0C0C"/>
          <w:spacing w:val="30"/>
          <w:sz w:val="24"/>
        </w:rPr>
        <w:t xml:space="preserve"> </w:t>
      </w:r>
      <w:r>
        <w:rPr>
          <w:color w:val="0C0C0C"/>
          <w:sz w:val="24"/>
        </w:rPr>
        <w:t>bank on matters relating to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the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subject business or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contact or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negotiate with the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confidential source or make any use of the confidential information of the other party, except through such other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party or</w:t>
      </w:r>
      <w:r>
        <w:rPr>
          <w:color w:val="0C0C0C"/>
          <w:spacing w:val="-10"/>
          <w:sz w:val="24"/>
        </w:rPr>
        <w:t xml:space="preserve"> </w:t>
      </w:r>
      <w:r>
        <w:rPr>
          <w:color w:val="0C0C0C"/>
          <w:sz w:val="24"/>
        </w:rPr>
        <w:t>with the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express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written consent of</w:t>
      </w:r>
      <w:r>
        <w:rPr>
          <w:color w:val="0C0C0C"/>
          <w:spacing w:val="-7"/>
          <w:sz w:val="24"/>
        </w:rPr>
        <w:t xml:space="preserve"> </w:t>
      </w:r>
      <w:r>
        <w:rPr>
          <w:color w:val="0C0C0C"/>
          <w:sz w:val="24"/>
        </w:rPr>
        <w:t>such other</w:t>
      </w:r>
      <w:r>
        <w:rPr>
          <w:color w:val="0C0C0C"/>
          <w:spacing w:val="-4"/>
          <w:sz w:val="24"/>
        </w:rPr>
        <w:t xml:space="preserve"> </w:t>
      </w:r>
      <w:r>
        <w:rPr>
          <w:color w:val="0C0C0C"/>
          <w:sz w:val="24"/>
        </w:rPr>
        <w:t>party</w:t>
      </w:r>
      <w:r>
        <w:rPr>
          <w:color w:val="0C0C0C"/>
          <w:spacing w:val="-3"/>
          <w:sz w:val="24"/>
        </w:rPr>
        <w:t xml:space="preserve"> </w:t>
      </w:r>
      <w:r>
        <w:rPr>
          <w:color w:val="0C0C0C"/>
          <w:sz w:val="24"/>
        </w:rPr>
        <w:t>as</w:t>
      </w:r>
      <w:r>
        <w:rPr>
          <w:color w:val="0C0C0C"/>
          <w:spacing w:val="-8"/>
          <w:sz w:val="24"/>
        </w:rPr>
        <w:t xml:space="preserve"> </w:t>
      </w:r>
      <w:r>
        <w:rPr>
          <w:color w:val="0C0C0C"/>
          <w:sz w:val="24"/>
        </w:rPr>
        <w:t>to</w:t>
      </w:r>
      <w:r>
        <w:rPr>
          <w:color w:val="0C0C0C"/>
          <w:spacing w:val="-9"/>
          <w:sz w:val="24"/>
        </w:rPr>
        <w:t xml:space="preserve"> </w:t>
      </w:r>
      <w:r>
        <w:rPr>
          <w:color w:val="0C0C0C"/>
          <w:sz w:val="24"/>
        </w:rPr>
        <w:t xml:space="preserve">each such contact and/or use, and after having </w:t>
      </w:r>
      <w:r>
        <w:rPr>
          <w:color w:val="1C1C1C"/>
          <w:sz w:val="24"/>
        </w:rPr>
        <w:t xml:space="preserve">entered </w:t>
      </w:r>
      <w:r>
        <w:rPr>
          <w:color w:val="0C0C0C"/>
          <w:sz w:val="24"/>
        </w:rPr>
        <w:t>into a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commission agreement with such other party.</w:t>
      </w:r>
      <w:r>
        <w:rPr>
          <w:color w:val="0C0C0C"/>
          <w:spacing w:val="-6"/>
          <w:sz w:val="24"/>
        </w:rPr>
        <w:t xml:space="preserve"> </w:t>
      </w:r>
      <w:r>
        <w:rPr>
          <w:color w:val="0C0C0C"/>
          <w:sz w:val="24"/>
        </w:rPr>
        <w:t>Any violation of this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covenant shall be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deemed an</w:t>
      </w:r>
      <w:r>
        <w:rPr>
          <w:color w:val="0C0C0C"/>
          <w:spacing w:val="-2"/>
          <w:sz w:val="24"/>
        </w:rPr>
        <w:t xml:space="preserve"> </w:t>
      </w:r>
      <w:r>
        <w:rPr>
          <w:color w:val="0C0C0C"/>
          <w:sz w:val="24"/>
        </w:rPr>
        <w:t>attempt to</w:t>
      </w:r>
      <w:r>
        <w:rPr>
          <w:color w:val="0C0C0C"/>
          <w:spacing w:val="-5"/>
          <w:sz w:val="24"/>
        </w:rPr>
        <w:t xml:space="preserve"> </w:t>
      </w:r>
      <w:r>
        <w:rPr>
          <w:color w:val="0C0C0C"/>
          <w:sz w:val="24"/>
        </w:rPr>
        <w:t xml:space="preserve">circumvent </w:t>
      </w:r>
      <w:r>
        <w:rPr>
          <w:color w:val="1C1C1C"/>
          <w:sz w:val="24"/>
        </w:rPr>
        <w:t xml:space="preserve">such </w:t>
      </w:r>
      <w:r>
        <w:rPr>
          <w:color w:val="0C0C0C"/>
          <w:sz w:val="24"/>
        </w:rPr>
        <w:t>other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>party, and the party so violating this covenant shall be</w:t>
      </w:r>
      <w:r>
        <w:rPr>
          <w:color w:val="0C0C0C"/>
          <w:spacing w:val="-1"/>
          <w:sz w:val="24"/>
        </w:rPr>
        <w:t xml:space="preserve"> </w:t>
      </w:r>
      <w:r>
        <w:rPr>
          <w:color w:val="0C0C0C"/>
          <w:sz w:val="24"/>
        </w:rPr>
        <w:t xml:space="preserve">liable for damages in favor of the circumvented </w:t>
      </w:r>
      <w:r>
        <w:rPr>
          <w:color w:val="0C0C0C"/>
          <w:spacing w:val="-2"/>
          <w:sz w:val="24"/>
        </w:rPr>
        <w:t>party.</w:t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rPr>
          <w:sz w:val="21"/>
        </w:rPr>
      </w:pPr>
      <w:r>
        <w:rPr>
          <w:sz w:val="21"/>
        </w:rPr>
      </w:r>
    </w:p>
    <w:p>
      <w:pPr>
        <w:pStyle w:val="BodyText"/>
        <w:spacing w:before="56" w:after="0"/>
        <w:rPr>
          <w:sz w:val="21"/>
        </w:rPr>
      </w:pPr>
      <w:r>
        <w:rPr>
          <w:sz w:val="21"/>
        </w:rPr>
      </w:r>
    </w:p>
    <w:p>
      <w:pPr>
        <w:pStyle w:val="Normal"/>
        <w:ind w:left="57"/>
        <w:jc w:val="center"/>
        <w:rPr>
          <w:rFonts w:ascii="Arial" w:hAnsi="Arial"/>
          <w:sz w:val="21"/>
        </w:rPr>
      </w:pPr>
      <w:r>
        <w:rPr>
          <w:rFonts w:ascii="Arial" w:hAnsi="Arial"/>
          <w:color w:val="0C0C0C"/>
          <w:spacing w:val="-10"/>
          <w:w w:val="105"/>
          <w:sz w:val="21"/>
        </w:rPr>
        <w:t>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1" w:leader="none"/>
        </w:tabs>
        <w:spacing w:lineRule="auto" w:line="259" w:before="24" w:after="0"/>
        <w:ind w:firstLine="739" w:left="183" w:right="499"/>
        <w:rPr>
          <w:color w:val="0C0C0C"/>
          <w:sz w:val="23"/>
        </w:rPr>
      </w:pPr>
      <w:r>
        <w:rPr>
          <w:color w:val="0C0C0C"/>
          <w:w w:val="105"/>
          <w:sz w:val="23"/>
        </w:rPr>
        <w:t>Each party agrees that neither such party nor any associate, agent, employee, affiliate,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advisor, or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representative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such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will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disclose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third person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 confidential source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or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confidential information 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other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obtained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transaction of the subject business.</w:t>
      </w:r>
    </w:p>
    <w:p>
      <w:pPr>
        <w:pStyle w:val="BodyText"/>
        <w:spacing w:before="20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color w:val="0C0C0C"/>
          <w:sz w:val="23"/>
        </w:rPr>
      </w:pPr>
      <w:r>
        <w:rPr>
          <w:color w:val="0C0C0C"/>
          <w:w w:val="105"/>
          <w:sz w:val="23"/>
        </w:rPr>
        <w:t>Each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agrees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further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upon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breach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agreement that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party in default will pay to the other party: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color w:val="0C0C0C"/>
          <w:w w:val="105"/>
          <w:sz w:val="23"/>
        </w:rPr>
        <w:t>Non-circumvention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damages, which are defined as any and all forms and types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remuneration, the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non-breaching party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would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have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received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had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they not been circumvented; 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color w:val="0C0C0C"/>
          <w:w w:val="105"/>
          <w:sz w:val="23"/>
        </w:rPr>
        <w:t>Any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all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consequential and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incidental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damages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sustained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by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non breaching part by reason of such breach; 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color w:val="0C0C0C"/>
          <w:w w:val="105"/>
          <w:sz w:val="23"/>
        </w:rPr>
        <w:t>All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expenses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incurred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enforcing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legal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remedy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and/or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rights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based upon or arising out of this agreement; and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46" w:leader="none"/>
        </w:tabs>
        <w:spacing w:lineRule="auto" w:line="259"/>
        <w:ind w:firstLine="724" w:left="184" w:right="1098"/>
        <w:rPr>
          <w:sz w:val="23"/>
        </w:rPr>
      </w:pPr>
      <w:ins w:id="1" w:author="Unknown Author" w:date="2026-03-09T00:49:06Z">
        <w:r>
          <w:rPr>
            <w:color w:val="0C0C0C"/>
            <w:w w:val="105"/>
            <w:sz w:val="23"/>
          </w:rPr>
          <w:t>the non-breaching parties' reasonable attorneys' fees, incurred in enforcing this agreement.</w:t>
        </w:r>
      </w:ins>
      <w:del w:id="2" w:author="Unknown Author" w:date="2026-03-09T00:49:06Z">
        <w:r>
          <w:rPr>
            <w:color w:val="0C0C0C"/>
            <w:w w:val="105"/>
            <w:sz w:val="23"/>
          </w:rPr>
          <w:delText>The</w:delText>
        </w:r>
      </w:del>
      <w:del w:id="3" w:author="Unknown Author" w:date="2026-03-09T00:49:06Z">
        <w:r>
          <w:rPr>
            <w:color w:val="0C0C0C"/>
            <w:spacing w:val="-8"/>
            <w:w w:val="105"/>
            <w:sz w:val="23"/>
          </w:rPr>
          <w:delText xml:space="preserve"> </w:delText>
        </w:r>
      </w:del>
      <w:del w:id="4" w:author="Unknown Author" w:date="2026-03-09T00:49:06Z">
        <w:r>
          <w:rPr>
            <w:color w:val="0C0C0C"/>
            <w:w w:val="105"/>
            <w:sz w:val="23"/>
          </w:rPr>
          <w:delText>non-breaching parties'</w:delText>
        </w:r>
      </w:del>
      <w:del w:id="5" w:author="Unknown Author" w:date="2026-03-09T00:49:06Z">
        <w:r>
          <w:rPr>
            <w:color w:val="0C0C0C"/>
            <w:spacing w:val="-10"/>
            <w:w w:val="105"/>
            <w:sz w:val="23"/>
          </w:rPr>
          <w:delText xml:space="preserve"> </w:delText>
        </w:r>
      </w:del>
      <w:del w:id="6" w:author="Unknown Author" w:date="2026-03-09T00:49:06Z">
        <w:r>
          <w:rPr>
            <w:color w:val="0C0C0C"/>
            <w:w w:val="105"/>
            <w:sz w:val="23"/>
          </w:rPr>
          <w:delText>reasonable attorneys'</w:delText>
        </w:r>
      </w:del>
      <w:del w:id="7" w:author="Unknown Author" w:date="2026-03-09T00:49:06Z">
        <w:r>
          <w:rPr>
            <w:color w:val="0C0C0C"/>
            <w:spacing w:val="-7"/>
            <w:w w:val="105"/>
            <w:sz w:val="23"/>
          </w:rPr>
          <w:delText xml:space="preserve"> </w:delText>
        </w:r>
      </w:del>
      <w:del w:id="8" w:author="Unknown Author" w:date="2026-03-09T00:49:06Z">
        <w:r>
          <w:rPr>
            <w:color w:val="0C0C0C"/>
            <w:w w:val="105"/>
            <w:sz w:val="23"/>
          </w:rPr>
          <w:delText>fees</w:delText>
        </w:r>
      </w:del>
      <w:del w:id="9" w:author="Unknown Author" w:date="2026-03-09T00:49:06Z">
        <w:r>
          <w:rPr>
            <w:color w:val="0C0C0C"/>
            <w:spacing w:val="-9"/>
            <w:w w:val="105"/>
            <w:sz w:val="23"/>
          </w:rPr>
          <w:delText xml:space="preserve"> </w:delText>
        </w:r>
      </w:del>
      <w:del w:id="10" w:author="Unknown Author" w:date="2026-03-09T00:49:06Z">
        <w:r>
          <w:rPr>
            <w:color w:val="0C0C0C"/>
            <w:w w:val="105"/>
            <w:sz w:val="23"/>
          </w:rPr>
          <w:delText>and</w:delText>
        </w:r>
      </w:del>
      <w:del w:id="11" w:author="Unknown Author" w:date="2026-03-09T00:49:06Z">
        <w:r>
          <w:rPr>
            <w:color w:val="0C0C0C"/>
            <w:spacing w:val="-6"/>
            <w:w w:val="105"/>
            <w:sz w:val="23"/>
          </w:rPr>
          <w:delText xml:space="preserve"> </w:delText>
        </w:r>
      </w:del>
      <w:del w:id="12" w:author="Unknown Author" w:date="2026-03-09T00:49:06Z">
        <w:r>
          <w:rPr>
            <w:color w:val="0C0C0C"/>
            <w:w w:val="105"/>
            <w:sz w:val="23"/>
          </w:rPr>
          <w:delText>costs</w:delText>
        </w:r>
      </w:del>
      <w:del w:id="13" w:author="Unknown Author" w:date="2026-03-09T00:49:06Z">
        <w:r>
          <w:rPr>
            <w:color w:val="0C0C0C"/>
            <w:spacing w:val="-7"/>
            <w:w w:val="105"/>
            <w:sz w:val="23"/>
          </w:rPr>
          <w:delText xml:space="preserve"> </w:delText>
        </w:r>
      </w:del>
      <w:del w:id="14" w:author="Unknown Author" w:date="2026-03-09T00:49:06Z">
        <w:r>
          <w:rPr>
            <w:color w:val="0C0C0C"/>
            <w:w w:val="105"/>
            <w:sz w:val="23"/>
          </w:rPr>
          <w:delText>incurred in enforcing this agreement.</w:delText>
        </w:r>
      </w:del>
    </w:p>
    <w:p>
      <w:pPr>
        <w:pStyle w:val="BodyText"/>
        <w:spacing w:before="19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0" w:leader="none"/>
        </w:tabs>
        <w:spacing w:lineRule="auto" w:line="259"/>
        <w:ind w:firstLine="737" w:left="183" w:right="423"/>
        <w:rPr>
          <w:color w:val="0C0C0C"/>
          <w:sz w:val="23"/>
        </w:rPr>
      </w:pPr>
      <w:r>
        <w:rPr>
          <w:color w:val="0C0C0C"/>
          <w:w w:val="105"/>
          <w:sz w:val="23"/>
        </w:rPr>
        <w:t>In the event of any dispute as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 the meaning or the enforceability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 this agreement, all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Michigan law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apply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shall be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binding upon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parties,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their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heirs, agents, and assigns, for a period of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two (2) years from the date of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 xml:space="preserve">the last signature affixed </w:t>
      </w:r>
      <w:r>
        <w:rPr>
          <w:color w:val="0C0C0C"/>
          <w:spacing w:val="-2"/>
          <w:w w:val="105"/>
          <w:sz w:val="23"/>
        </w:rPr>
        <w:t>hereon.</w:t>
      </w:r>
    </w:p>
    <w:p>
      <w:pPr>
        <w:pStyle w:val="BodyText"/>
        <w:spacing w:before="20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0" w:leader="none"/>
        </w:tabs>
        <w:spacing w:lineRule="auto" w:line="259"/>
        <w:ind w:firstLine="738" w:left="183" w:right="291"/>
        <w:rPr>
          <w:color w:val="0C0C0C"/>
          <w:sz w:val="23"/>
        </w:rPr>
      </w:pPr>
      <w:r>
        <w:rPr>
          <w:color w:val="0C0C0C"/>
          <w:w w:val="105"/>
          <w:sz w:val="23"/>
        </w:rPr>
        <w:t>It is further specifically agreed and distinctly understood thatAgreement a facsimile or an electronically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transferred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copy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this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agreement,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including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signatures, will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constitute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legal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 binding agreement.</w:t>
      </w:r>
    </w:p>
    <w:p>
      <w:pPr>
        <w:pStyle w:val="BodyText"/>
        <w:spacing w:before="135" w:after="0"/>
        <w:rPr>
          <w:sz w:val="23"/>
        </w:rPr>
      </w:pPr>
      <w:r>
        <w:rPr>
          <w:sz w:val="23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1" w:leader="none"/>
        </w:tabs>
        <w:ind w:hanging="239" w:left="1201"/>
        <w:rPr>
          <w:color w:val="0C0C0C"/>
          <w:sz w:val="23"/>
        </w:rPr>
      </w:pPr>
      <w:r>
        <w:rPr>
          <w:b/>
          <w:color w:val="0C0C0C"/>
          <w:w w:val="105"/>
          <w:sz w:val="23"/>
        </w:rPr>
        <w:t>Other</w:t>
      </w:r>
      <w:r>
        <w:rPr>
          <w:b/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conditions:</w:t>
      </w:r>
      <w:r>
        <w:rPr>
          <w:color w:val="0C0C0C"/>
          <w:spacing w:val="61"/>
          <w:w w:val="150"/>
          <w:sz w:val="23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(017)</w:t>
      </w:r>
      <w:r>
        <w:rPr>
          <w:rFonts w:ascii="Arial" w:hAnsi="Arial"/>
          <w:color w:val="0C0C0C"/>
          <w:spacing w:val="-7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Southeast,</w:t>
      </w:r>
      <w:r>
        <w:rPr>
          <w:rFonts w:ascii="Arial" w:hAnsi="Arial"/>
          <w:color w:val="0C0C0C"/>
          <w:spacing w:val="-2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100</w:t>
      </w:r>
      <w:r>
        <w:rPr>
          <w:rFonts w:ascii="Arial" w:hAnsi="Arial"/>
          <w:color w:val="0C0C0C"/>
          <w:spacing w:val="-13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bed,</w:t>
      </w:r>
      <w:r>
        <w:rPr>
          <w:rFonts w:ascii="Arial" w:hAnsi="Arial"/>
          <w:color w:val="0C0C0C"/>
          <w:spacing w:val="-10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Assisted</w:t>
      </w:r>
      <w:r>
        <w:rPr>
          <w:rFonts w:ascii="Arial" w:hAnsi="Arial"/>
          <w:color w:val="0C0C0C"/>
          <w:spacing w:val="-6"/>
          <w:w w:val="105"/>
          <w:sz w:val="17"/>
        </w:rPr>
        <w:t xml:space="preserve"> </w:t>
      </w:r>
      <w:r>
        <w:rPr>
          <w:rFonts w:ascii="Arial" w:hAnsi="Arial"/>
          <w:color w:val="0C0C0C"/>
          <w:w w:val="105"/>
          <w:sz w:val="17"/>
        </w:rPr>
        <w:t>Living/Memory</w:t>
      </w:r>
      <w:r>
        <w:rPr>
          <w:rFonts w:ascii="Arial" w:hAnsi="Arial"/>
          <w:color w:val="0C0C0C"/>
          <w:spacing w:val="3"/>
          <w:w w:val="105"/>
          <w:sz w:val="17"/>
        </w:rPr>
        <w:t xml:space="preserve"> </w:t>
      </w:r>
      <w:r>
        <w:rPr>
          <w:rFonts w:ascii="Arial" w:hAnsi="Arial"/>
          <w:color w:val="0C0C0C"/>
          <w:spacing w:val="-4"/>
          <w:w w:val="105"/>
          <w:sz w:val="17"/>
        </w:rPr>
        <w:t>Care</w:t>
      </w:r>
    </w:p>
    <w:p>
      <w:pPr>
        <w:pStyle w:val="BodyText"/>
        <w:spacing w:before="5" w:after="0"/>
        <w:rPr>
          <w:rFonts w:ascii="Arial" w:hAnsi="Arial"/>
          <w:sz w:val="4"/>
        </w:rPr>
      </w:pPr>
      <w:r>
        <w:rPr>
          <w:rFonts w:ascii="Arial" w:hAnsi="Arial"/>
          <w:sz w:val="4"/>
        </w:rPr>
        <mc:AlternateContent>
          <mc:Choice Requires="wps">
            <w:drawing>
              <wp:anchor behindDoc="0" distT="0" distB="0" distL="0" distR="0" simplePos="0" locked="0" layoutInCell="0" allowOverlap="1" relativeHeight="10" wp14:anchorId="4EDED4B8">
                <wp:simplePos x="0" y="0"/>
                <wp:positionH relativeFrom="page">
                  <wp:posOffset>2624455</wp:posOffset>
                </wp:positionH>
                <wp:positionV relativeFrom="paragraph">
                  <wp:posOffset>48260</wp:posOffset>
                </wp:positionV>
                <wp:extent cx="4277995" cy="7620"/>
                <wp:effectExtent l="0" t="0" r="0" b="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880" cy="7560"/>
                        </a:xfrm>
                        <a:custGeom>
                          <a:avLst/>
                          <a:gdLst>
                            <a:gd name="textAreaLeft" fmla="*/ 0 w 2425320"/>
                            <a:gd name="textAreaRight" fmla="*/ 2426040 w 2425320"/>
                            <a:gd name="textAreaTop" fmla="*/ 0 h 4320"/>
                            <a:gd name="textAreaBottom" fmla="*/ 5040 h 4320"/>
                          </a:gdLst>
                          <a:ahLst/>
                          <a:rect l="textAreaLeft" t="textAreaTop" r="textAreaRight" b="textAreaBottom"/>
                          <a:pathLst>
                            <a:path w="4277995" h="7620">
                              <a:moveTo>
                                <a:pt x="4277868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277868" y="0"/>
                              </a:lnTo>
                              <a:lnTo>
                                <a:pt x="4277868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BodyText"/>
        <w:spacing w:before="82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11" wp14:anchorId="4EDED4BA">
                <wp:simplePos x="0" y="0"/>
                <wp:positionH relativeFrom="page">
                  <wp:posOffset>1408430</wp:posOffset>
                </wp:positionH>
                <wp:positionV relativeFrom="paragraph">
                  <wp:posOffset>213360</wp:posOffset>
                </wp:positionV>
                <wp:extent cx="5499100" cy="7620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000" cy="7560"/>
                        </a:xfrm>
                        <a:custGeom>
                          <a:avLst/>
                          <a:gdLst>
                            <a:gd name="textAreaLeft" fmla="*/ 0 w 3117600"/>
                            <a:gd name="textAreaRight" fmla="*/ 3118320 w 3117600"/>
                            <a:gd name="textAreaTop" fmla="*/ 0 h 4320"/>
                            <a:gd name="textAreaBottom" fmla="*/ 5040 h 4320"/>
                          </a:gdLst>
                          <a:ahLst/>
                          <a:rect l="textAreaLeft" t="textAreaTop" r="textAreaRight" b="textAreaBottom"/>
                          <a:pathLst>
                            <a:path w="5499100" h="7620">
                              <a:moveTo>
                                <a:pt x="549859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5498592" y="0"/>
                              </a:lnTo>
                              <a:lnTo>
                                <a:pt x="549859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rPr>
          <w:rFonts w:ascii="Arial" w:hAnsi="Arial"/>
          <w:sz w:val="17"/>
        </w:rPr>
      </w:pPr>
      <w:r>
        <w:rPr>
          <w:rFonts w:ascii="Arial" w:hAnsi="Arial"/>
          <w:sz w:val="17"/>
        </w:rPr>
      </w:r>
    </w:p>
    <w:p>
      <w:pPr>
        <w:pStyle w:val="BodyText"/>
        <w:rPr>
          <w:rFonts w:ascii="Arial" w:hAnsi="Arial"/>
          <w:sz w:val="17"/>
        </w:rPr>
      </w:pPr>
      <w:r>
        <w:rPr>
          <w:rFonts w:ascii="Arial" w:hAnsi="Arial"/>
          <w:sz w:val="17"/>
        </w:rPr>
      </w:r>
    </w:p>
    <w:p>
      <w:pPr>
        <w:pStyle w:val="BodyText"/>
        <w:spacing w:before="193" w:after="0"/>
        <w:rPr>
          <w:rFonts w:ascii="Arial" w:hAnsi="Arial"/>
          <w:sz w:val="17"/>
        </w:rPr>
      </w:pPr>
      <w:r>
        <w:rPr>
          <w:rFonts w:ascii="Arial" w:hAnsi="Arial"/>
          <w:sz w:val="17"/>
        </w:rPr>
      </w:r>
    </w:p>
    <w:p>
      <w:pPr>
        <w:sectPr>
          <w:headerReference w:type="default" r:id="rId5"/>
          <w:headerReference w:type="first" r:id="rId6"/>
          <w:type w:val="nextPage"/>
          <w:pgSz w:w="12240" w:h="15840"/>
          <w:pgMar w:left="1260" w:right="1180" w:gutter="0" w:header="149" w:top="9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" w:after="0"/>
        <w:ind w:left="559"/>
        <w:jc w:val="center"/>
        <w:rPr>
          <w:sz w:val="23"/>
        </w:rPr>
      </w:pPr>
      <w:r>
        <w:rPr>
          <w:color w:val="0C0C0C"/>
          <w:w w:val="105"/>
          <w:sz w:val="23"/>
        </w:rPr>
        <w:t>[Signature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page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follows.]</w:t>
      </w:r>
    </w:p>
    <w:p>
      <w:pPr>
        <w:pStyle w:val="BodyText"/>
        <w:spacing w:before="115" w:after="0"/>
        <w:ind w:left="304"/>
        <w:jc w:val="center"/>
        <w:rPr/>
      </w:pPr>
      <w:r>
        <w:rPr/>
        <w:t>IN</w:t>
      </w:r>
      <w:r>
        <w:rPr>
          <w:spacing w:val="-6"/>
        </w:rPr>
        <w:t xml:space="preserve"> </w:t>
      </w:r>
      <w:r>
        <w:rPr/>
        <w:t>WITNESS</w:t>
      </w:r>
      <w:r>
        <w:rPr>
          <w:spacing w:val="-7"/>
        </w:rPr>
        <w:t xml:space="preserve"> </w:t>
      </w:r>
      <w:r>
        <w:rPr/>
        <w:t>WHEREOF,</w:t>
      </w:r>
      <w:r>
        <w:rPr>
          <w:spacing w:val="-1"/>
        </w:rPr>
        <w:t xml:space="preserve"> </w:t>
      </w:r>
      <w:r>
        <w:rPr/>
        <w:t>parties</w:t>
      </w:r>
      <w:r>
        <w:rPr>
          <w:spacing w:val="-8"/>
        </w:rPr>
        <w:t xml:space="preserve"> </w:t>
      </w:r>
      <w:r>
        <w:rPr/>
        <w:t>have</w:t>
      </w:r>
      <w:r>
        <w:rPr>
          <w:spacing w:val="-4"/>
        </w:rPr>
        <w:t xml:space="preserve"> </w:t>
      </w:r>
      <w:r>
        <w:rPr/>
        <w:t>hereunto</w:t>
      </w:r>
      <w:r>
        <w:rPr>
          <w:spacing w:val="-3"/>
        </w:rPr>
        <w:t xml:space="preserve"> </w:t>
      </w:r>
      <w:r>
        <w:rPr/>
        <w:t>set</w:t>
      </w:r>
      <w:r>
        <w:rPr>
          <w:spacing w:val="-7"/>
        </w:rPr>
        <w:t xml:space="preserve"> </w:t>
      </w:r>
      <w:r>
        <w:rPr/>
        <w:t>their</w:t>
      </w:r>
      <w:r>
        <w:rPr>
          <w:spacing w:val="-6"/>
        </w:rPr>
        <w:t xml:space="preserve"> </w:t>
      </w:r>
      <w:r>
        <w:rPr/>
        <w:t>hands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date</w:t>
      </w:r>
      <w:r>
        <w:rPr>
          <w:spacing w:val="-8"/>
        </w:rPr>
        <w:t xml:space="preserve"> </w:t>
      </w:r>
      <w:r>
        <w:rPr>
          <w:spacing w:val="-2"/>
        </w:rPr>
        <w:t>below:</w:t>
      </w:r>
    </w:p>
    <w:p>
      <w:pPr>
        <w:pStyle w:val="BodyText"/>
        <w:rPr/>
      </w:pPr>
      <w:r>
        <w:rPr/>
      </w:r>
    </w:p>
    <w:p>
      <w:pPr>
        <w:pStyle w:val="BodyText"/>
        <w:spacing w:before="147" w:after="0"/>
        <w:rPr/>
      </w:pPr>
      <w:r>
        <w:rPr/>
      </w:r>
    </w:p>
    <w:p>
      <w:pPr>
        <w:pStyle w:val="BodyText"/>
        <w:spacing w:before="41" w:after="0"/>
        <w:rPr>
          <w:b/>
        </w:rPr>
      </w:pPr>
      <w:r>
        <w:rPr>
          <w:b/>
        </w:rPr>
        <w:t>XXX</w:t>
      </w:r>
    </w:p>
    <w:p>
      <w:pPr>
        <w:pStyle w:val="BodyText"/>
        <w:spacing w:before="41" w:after="0"/>
        <w:rPr>
          <w:b/>
        </w:rPr>
      </w:pPr>
      <w:r>
        <w:rPr>
          <w:b/>
        </w:rPr>
      </w:r>
    </w:p>
    <w:p>
      <w:pPr>
        <w:pStyle w:val="BodyText"/>
        <w:ind w:left="118"/>
        <w:rPr/>
      </w:pPr>
      <w:r>
        <w:rPr>
          <w:spacing w:val="-2"/>
        </w:rPr>
        <w:t>Signature: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7"/>
          <w:headerReference w:type="first" r:id="rId8"/>
          <w:type w:val="nextPage"/>
          <w:pgSz w:w="12240" w:h="15840"/>
          <w:pgMar w:left="1260" w:right="1180" w:gutter="0" w:header="149" w:top="960" w:footer="0" w:bottom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auto" w:line="516" w:before="125" w:after="0"/>
        <w:ind w:firstLine="4" w:left="113"/>
        <w:rPr/>
      </w:pPr>
      <w:r>
        <w:rPr>
          <w:spacing w:val="-6"/>
        </w:rPr>
        <w:t xml:space="preserve">Name: </w:t>
      </w:r>
      <w:r>
        <w:rPr>
          <w:spacing w:val="-2"/>
        </w:rPr>
        <w:t>Title:</w:t>
      </w:r>
    </w:p>
    <w:p>
      <w:pPr>
        <w:pStyle w:val="Normal"/>
        <w:spacing w:before="0" w:after="0"/>
        <w:rPr>
          <w:rFonts w:ascii="Lucida Console" w:hAnsi="Lucida Console"/>
          <w:sz w:val="17"/>
        </w:rPr>
      </w:pPr>
      <w:r>
        <w:br w:type="column"/>
      </w:r>
      <w:r>
        <w:rPr>
          <w:rFonts w:ascii="Lucida Console" w:hAnsi="Lucida Console"/>
          <w:w w:val="105"/>
          <w:sz w:val="17"/>
        </w:rPr>
        <w:t>XXX</w:t>
      </w:r>
    </w:p>
    <w:p>
      <w:pPr>
        <w:sectPr>
          <w:type w:val="continuous"/>
          <w:pgSz w:w="12240" w:h="15840"/>
          <w:pgMar w:left="1260" w:right="1180" w:gutter="0" w:header="149" w:top="960" w:footer="0" w:bottom="0"/>
          <w:cols w:num="2" w:equalWidth="false" w:sep="false">
            <w:col w:w="743" w:space="78"/>
            <w:col w:w="8978"/>
          </w:cols>
          <w:formProt w:val="false"/>
          <w:textDirection w:val="lrTb"/>
          <w:docGrid w:type="default" w:linePitch="100" w:charSpace="4096"/>
        </w:sectPr>
      </w:pPr>
    </w:p>
    <w:p>
      <w:pPr>
        <w:pStyle w:val="Heading1"/>
        <w:spacing w:before="177" w:after="0"/>
        <w:ind w:left="194"/>
        <w:rPr>
          <w:b w:val="false"/>
        </w:rPr>
      </w:pPr>
      <w:r>
        <w:rPr/>
        <w:t>Company</w:t>
      </w:r>
      <w:r>
        <w:rPr>
          <w:spacing w:val="-12"/>
        </w:rPr>
        <w:t xml:space="preserve"> </w:t>
      </w:r>
      <w:r>
        <w:rPr>
          <w:spacing w:val="-2"/>
        </w:rPr>
        <w:t>Name:XXXX</w:t>
      </w:r>
    </w:p>
    <w:p>
      <w:pPr>
        <w:pStyle w:val="BodyText"/>
        <w:ind w:left="128"/>
        <w:rPr/>
      </w:pPr>
      <w:r>
        <w:rPr>
          <w:spacing w:val="-2"/>
        </w:rPr>
        <w:t>Signature:</w:t>
      </w:r>
    </w:p>
    <w:p>
      <w:pPr>
        <w:pStyle w:val="BodyText"/>
        <w:rPr>
          <w:sz w:val="17"/>
        </w:rPr>
      </w:pPr>
      <w:r>
        <w:rPr>
          <w:sz w:val="17"/>
        </w:rPr>
      </w:r>
    </w:p>
    <w:p>
      <w:pPr>
        <w:sectPr>
          <w:type w:val="continuous"/>
          <w:pgSz w:w="12240" w:h="15840"/>
          <w:pgMar w:left="1260" w:right="1180" w:gutter="0" w:header="149" w:top="960" w:footer="0" w:bottom="0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auto" w:line="518" w:before="126" w:after="0"/>
        <w:ind w:firstLine="7" w:left="123"/>
        <w:rPr/>
      </w:pPr>
      <w:r>
        <w:rPr>
          <w:spacing w:val="-2"/>
        </w:rPr>
        <w:t xml:space="preserve">Name: Title: </w:t>
      </w:r>
      <w:r>
        <w:rPr>
          <w:spacing w:val="-4"/>
        </w:rPr>
        <w:t xml:space="preserve">Phone: </w:t>
      </w:r>
      <w:r>
        <w:rPr>
          <w:spacing w:val="-2"/>
        </w:rPr>
        <w:t>Date:</w:t>
      </w:r>
    </w:p>
    <w:p>
      <w:pPr>
        <w:pStyle w:val="Normal"/>
        <w:spacing w:before="0" w:after="0"/>
        <w:ind w:left="155"/>
        <w:rPr>
          <w:rFonts w:ascii="Arial" w:hAnsi="Arial"/>
          <w:sz w:val="18"/>
        </w:rPr>
      </w:pPr>
      <w:r>
        <w:br w:type="column"/>
      </w:r>
      <w:r>
        <w:rPr>
          <w:rFonts w:ascii="Arial" w:hAnsi="Arial"/>
          <w:sz w:val="18"/>
        </w:rPr>
      </w:r>
    </w:p>
    <w:p>
      <w:pPr>
        <w:pStyle w:val="BodyText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BodyText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BodyText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pStyle w:val="BodyText"/>
        <w:spacing w:before="152" w:after="0"/>
        <w:rPr>
          <w:rFonts w:ascii="Arial" w:hAnsi="Arial"/>
          <w:sz w:val="18"/>
        </w:rPr>
      </w:pPr>
      <w:r>
        <w:rPr>
          <w:rFonts w:ascii="Arial" w:hAnsi="Arial"/>
          <w:sz w:val="18"/>
        </w:rPr>
      </w:r>
    </w:p>
    <w:p>
      <w:pPr>
        <w:sectPr>
          <w:type w:val="continuous"/>
          <w:pgSz w:w="12240" w:h="15840"/>
          <w:pgMar w:left="1260" w:right="1180" w:gutter="0" w:header="149" w:top="960" w:footer="0" w:bottom="0"/>
          <w:cols w:num="2" w:equalWidth="false" w:sep="false">
            <w:col w:w="776" w:space="52"/>
            <w:col w:w="8971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pacing w:before="81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spacing w:before="1" w:after="0"/>
        <w:ind w:left="455"/>
        <w:jc w:val="center"/>
        <w:rPr/>
      </w:pPr>
      <w:r>
        <w:rPr>
          <w:spacing w:val="-10"/>
        </w:rPr>
        <w:t>2</w:t>
      </w:r>
    </w:p>
    <w:sectPr>
      <w:type w:val="continuous"/>
      <w:pgSz w:w="12240" w:h="15840"/>
      <w:pgMar w:left="1260" w:right="1180" w:gutter="0" w:header="149" w:top="960" w:footer="0" w:bottom="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ucida Console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 wp14:anchorId="4EDED4BF">
              <wp:simplePos x="0" y="0"/>
              <wp:positionH relativeFrom="page">
                <wp:posOffset>202565</wp:posOffset>
              </wp:positionH>
              <wp:positionV relativeFrom="page">
                <wp:posOffset>102235</wp:posOffset>
              </wp:positionV>
              <wp:extent cx="3159125" cy="13208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59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5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15.95pt;margin-top:8.05pt;width:248.7pt;height:10.35pt;mso-wrap-style:none;v-text-anchor:middle;mso-position-horizontal-relative:page;mso-position-vertical-relative:page" wp14:anchorId="4EDED4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000000"/>
                        <w:sz w:val="15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 wp14:anchorId="4EDED4BF">
              <wp:simplePos x="0" y="0"/>
              <wp:positionH relativeFrom="page">
                <wp:posOffset>202565</wp:posOffset>
              </wp:positionH>
              <wp:positionV relativeFrom="page">
                <wp:posOffset>102235</wp:posOffset>
              </wp:positionV>
              <wp:extent cx="3159125" cy="132080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59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5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15.95pt;margin-top:8.05pt;width:248.7pt;height:10.35pt;mso-wrap-style:none;v-text-anchor:middle;mso-position-horizontal-relative:page;mso-position-vertical-relative:page" wp14:anchorId="4EDED4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000000"/>
                        <w:sz w:val="15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 wp14:anchorId="4EDED4BF">
              <wp:simplePos x="0" y="0"/>
              <wp:positionH relativeFrom="page">
                <wp:posOffset>202565</wp:posOffset>
              </wp:positionH>
              <wp:positionV relativeFrom="page">
                <wp:posOffset>102235</wp:posOffset>
              </wp:positionV>
              <wp:extent cx="3159125" cy="132080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59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5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15.95pt;margin-top:8.05pt;width:248.7pt;height:10.35pt;mso-wrap-style:none;v-text-anchor:middle;mso-position-horizontal-relative:page;mso-position-vertical-relative:page" wp14:anchorId="4EDED4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000000"/>
                        <w:sz w:val="15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 wp14:anchorId="4EDED4BF">
              <wp:simplePos x="0" y="0"/>
              <wp:positionH relativeFrom="page">
                <wp:posOffset>202565</wp:posOffset>
              </wp:positionH>
              <wp:positionV relativeFrom="page">
                <wp:posOffset>102235</wp:posOffset>
              </wp:positionV>
              <wp:extent cx="3159125" cy="13208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59000" cy="132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5" w:after="0"/>
                            <w:ind w:left="20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sz w:val="15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15.95pt;margin-top:8.05pt;width:248.7pt;height:10.35pt;mso-wrap-style:none;v-text-anchor:middle;mso-position-horizontal-relative:page;mso-position-vertical-relative:page" wp14:anchorId="4EDED4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5" w:after="0"/>
                      <w:ind w:left="20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000000"/>
                        <w:sz w:val="15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182" w:hanging="253"/>
      </w:pPr>
      <w:rPr>
        <w:spacing w:val="0"/>
        <w:w w:val="101"/>
        <w:lang w:val="en-US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7" w:hanging="228"/>
      </w:pPr>
      <w:rPr>
        <w:sz w:val="23"/>
        <w:spacing w:val="0"/>
        <w:i w:val="false"/>
        <w:b w:val="false"/>
        <w:szCs w:val="23"/>
        <w:iCs w:val="false"/>
        <w:bCs w:val="false"/>
        <w:w w:val="105"/>
        <w:rFonts w:ascii="Times New Roman" w:hAnsi="Times New Roman" w:eastAsia="Times New Roman" w:cs="Times New Roman"/>
        <w:color w:val="0C0C0C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28" w:hanging="22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37" w:hanging="22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46" w:hanging="22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55" w:hanging="22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64" w:hanging="22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73" w:hanging="22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82" w:hanging="228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trackRevision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168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12dee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12dee"/>
    <w:rPr>
      <w:rFonts w:ascii="Times New Roman" w:hAnsi="Times New Roman" w:eastAsia="Times New Roman"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uiPriority w:val="10"/>
    <w:qFormat/>
    <w:pPr>
      <w:ind w:left="304" w:right="303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firstLine="724" w:left="183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Revision">
    <w:name w:val="Revision"/>
    <w:uiPriority w:val="99"/>
    <w:semiHidden/>
    <w:qFormat/>
    <w:rsid w:val="00812de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12de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12de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e76f56"/>
    <w:pPr/>
    <w:rPr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4</Pages>
  <Words>586</Words>
  <Characters>3790</Characters>
  <CharactersWithSpaces>4320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2026-03-05T15:13:00Z</dcterms:created>
  <dc:creator>Geneve DuBois</dc:creator>
  <dc:description/>
  <dc:language>en-US</dc:language>
  <cp:lastModifiedBy/>
  <dcterms:modified xsi:type="dcterms:W3CDTF">2026-03-09T00:49:06Z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LastSaved">
    <vt:filetime>2025-01-28T00:00:00Z</vt:filetime>
  </property>
  <property fmtid="{D5CDD505-2E9C-101B-9397-08002B2CF9AE}" pid="4" name="Producer">
    <vt:lpwstr>PDFKit.NET 12.2.52.0 DMV10</vt:lpwstr>
  </property>
</Properties>
</file>