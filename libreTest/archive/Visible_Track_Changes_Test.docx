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 w:after="0"/>
        <w:rPr>
          <w:sz w:val="26"/>
        </w:rPr>
      </w:pPr>
      <w:r>
        <w:rPr>
          <w:sz w:val="26"/>
        </w:rPr>
      </w:r>
    </w:p>
    <w:p>
      <w:pPr>
        <w:sectPr>
          <w:type w:val="nextPage"/>
          <w:pgSz w:w="12240" w:h="15840"/>
          <w:pgMar w:left="620" w:right="880" w:gutter="0" w:header="0" w:top="440" w:footer="0" w:bottom="280"/>
          <w:pgNumType w:fmt="decimal"/>
          <w:formProt w:val="false"/>
          <w:textDirection w:val="lrTb"/>
        </w:sectPr>
      </w:pPr>
    </w:p>
    <w:p>
      <w:pPr>
        <w:pStyle w:val="BodyText"/>
        <w:rPr>
          <w:sz w:val="22"/>
        </w:rPr>
      </w:pPr>
      <w:r>
        <w:rPr>
          <w:sz w:val="22"/>
        </w:rPr>
      </w:r>
    </w:p>
    <w:p>
      <w:pPr>
        <w:pStyle w:val="BodyText"/>
        <w:rPr>
          <w:sz w:val="22"/>
        </w:rPr>
      </w:pPr>
      <w:r>
        <w:rPr>
          <w:sz w:val="22"/>
        </w:rPr>
      </w:r>
    </w:p>
    <w:p>
      <w:pPr>
        <w:pStyle w:val="BodyText"/>
        <w:spacing w:before="5" w:after="0"/>
        <w:rPr>
          <w:sz w:val="24"/>
        </w:rPr>
      </w:pPr>
      <w:r>
        <w:rPr>
          <w:sz w:val="24"/>
        </w:rPr>
      </w:r>
    </w:p>
    <w:p>
      <w:pPr>
        <w:pStyle w:val="Normal"/>
        <w:ind w:left="3863"/>
        <w:rPr>
          <w:b/>
          <w:sz w:val="20"/>
        </w:rPr>
      </w:pPr>
      <w:r>
        <w:rPr>
          <w:b/>
          <w:sz w:val="20"/>
        </w:rPr>
        <w:t>CONFIDENTIALITY AGREEMENT</w:t>
      </w:r>
    </w:p>
    <w:p>
      <w:pPr>
        <w:pStyle w:val="Normal"/>
        <w:spacing w:before="96" w:after="0"/>
        <w:ind w:left="621"/>
        <w:rPr>
          <w:rFonts w:ascii="Arial" w:hAnsi="Arial"/>
          <w:sz w:val="12"/>
        </w:rPr>
      </w:pPr>
      <w:r>
        <w:br w:type="column"/>
      </w:r>
      <w:r>
        <w:rPr>
          <w:rFonts w:ascii="Arial" w:hAnsi="Arial"/>
          <w:sz w:val="12"/>
        </w:rPr>
      </w:r>
    </w:p>
    <w:p>
      <w:pPr>
        <w:sectPr>
          <w:type w:val="continuous"/>
          <w:pgSz w:w="12240" w:h="15840"/>
          <w:pgMar w:left="620" w:right="880" w:gutter="0" w:header="0" w:top="440" w:footer="0" w:bottom="280"/>
          <w:cols w:num="2" w:equalWidth="false" w:sep="false">
            <w:col w:w="7175" w:space="1934"/>
            <w:col w:w="1630"/>
          </w:cols>
          <w:formProt w:val="false"/>
          <w:textDirection w:val="lrTb"/>
          <w:docGrid w:type="default" w:linePitch="312" w:charSpace="4294965247"/>
        </w:sectPr>
      </w:pPr>
    </w:p>
    <w:p>
      <w:pPr>
        <w:pStyle w:val="BodyText"/>
        <w:rPr>
          <w:rFonts w:ascii="Arial" w:hAnsi="Arial"/>
          <w:sz w:val="12"/>
        </w:rPr>
      </w:pPr>
      <w:r>
        <w:rPr>
          <w:rFonts w:ascii="Arial" w:hAnsi="Arial"/>
          <w:sz w:val="12"/>
        </w:rPr>
      </w:r>
    </w:p>
    <w:p>
      <w:pPr>
        <w:pStyle w:val="BodyText"/>
        <w:spacing w:before="91" w:after="0"/>
        <w:ind w:left="373" w:right="110"/>
        <w:jc w:val="both"/>
        <w:rPr/>
      </w:pPr>
      <w:r>
        <w:rPr/>
        <w:t>XXXXXXX</w:t>
      </w:r>
      <w:r>
        <w:rPr>
          <w:spacing w:val="-4"/>
        </w:rPr>
        <w:t xml:space="preserve"> </w:t>
      </w:r>
      <w:r>
        <w:rPr/>
        <w:t>(“Broker”)</w:t>
      </w:r>
      <w:r>
        <w:rPr>
          <w:spacing w:val="-2"/>
        </w:rPr>
        <w:t xml:space="preserve"> </w:t>
      </w:r>
      <w:r>
        <w:rPr/>
        <w:t>has</w:t>
      </w:r>
      <w:r>
        <w:rPr>
          <w:spacing w:val="-5"/>
        </w:rPr>
        <w:t xml:space="preserve"> </w:t>
      </w:r>
      <w:r>
        <w:rPr/>
        <w:t>been</w:t>
      </w:r>
      <w:r>
        <w:rPr>
          <w:spacing w:val="-4"/>
        </w:rPr>
        <w:t xml:space="preserve"> </w:t>
      </w:r>
      <w:r>
        <w:rPr/>
        <w:t>retained</w:t>
      </w:r>
      <w:r>
        <w:rPr>
          <w:spacing w:val="-2"/>
        </w:rPr>
        <w:t xml:space="preserve"> </w:t>
      </w:r>
      <w:r>
        <w:rPr/>
        <w:t>on</w:t>
      </w:r>
      <w:r>
        <w:rPr>
          <w:spacing w:val="-4"/>
        </w:rPr>
        <w:t xml:space="preserve"> </w:t>
      </w:r>
      <w:r>
        <w:rPr/>
        <w:t>an</w:t>
      </w:r>
      <w:r>
        <w:rPr>
          <w:spacing w:val="-4"/>
        </w:rPr>
        <w:t xml:space="preserve"> </w:t>
      </w:r>
      <w:r>
        <w:rPr/>
        <w:t>exclusive</w:t>
      </w:r>
      <w:r>
        <w:rPr>
          <w:spacing w:val="-5"/>
        </w:rPr>
        <w:t xml:space="preserve"> </w:t>
      </w:r>
      <w:r>
        <w:rPr/>
        <w:t>basis</w:t>
      </w:r>
      <w:r>
        <w:rPr>
          <w:spacing w:val="-3"/>
        </w:rPr>
        <w:t xml:space="preserve"> </w:t>
      </w:r>
      <w:r>
        <w:rPr/>
        <w:t>by</w:t>
      </w:r>
      <w:r>
        <w:rPr>
          <w:spacing w:val="-3"/>
        </w:rPr>
        <w:t xml:space="preserve"> </w:t>
      </w:r>
      <w:r>
        <w:rPr>
          <w:u w:val="single"/>
        </w:rPr>
        <w:t>XXXXXX</w:t>
      </w:r>
      <w:r>
        <w:rPr/>
        <w:t xml:space="preserve"> (the “Seller”) with respect to property located on </w:t>
      </w:r>
      <w:r>
        <w:rPr>
          <w:u w:val="single"/>
        </w:rPr>
        <w:t>XXXXX</w:t>
      </w:r>
      <w:r>
        <w:rPr/>
        <w:t xml:space="preserve"> consisting of land parcels </w:t>
      </w:r>
      <w:r>
        <w:rPr>
          <w:u w:val="single"/>
        </w:rPr>
        <w:t>XXXXX</w:t>
      </w:r>
      <w:r>
        <w:rPr/>
        <w:t xml:space="preserve"> (the</w:t>
      </w:r>
      <w:r>
        <w:rPr>
          <w:spacing w:val="-1"/>
        </w:rPr>
        <w:t xml:space="preserve"> </w:t>
      </w:r>
      <w:r>
        <w:rPr/>
        <w:t>“Property”).</w:t>
      </w:r>
    </w:p>
    <w:p>
      <w:pPr>
        <w:pStyle w:val="BodyText"/>
        <w:spacing w:before="2" w:after="0"/>
        <w:rPr>
          <w:sz w:val="12"/>
        </w:rPr>
      </w:pPr>
      <w:r>
        <w:rPr>
          <w:sz w:val="12"/>
        </w:rPr>
      </w:r>
    </w:p>
    <w:p>
      <w:pPr>
        <w:pStyle w:val="BodyText"/>
        <w:spacing w:before="91" w:after="0"/>
        <w:ind w:left="373" w:right="109"/>
        <w:jc w:val="both"/>
        <w:rPr/>
      </w:pPr>
      <w:r>
        <w:rPr/>
        <w:t>Owner has provided certain Informational Materials on the property such as financial information. Broker will not disclose this highly sensitive, confidential and proprietary Informational Materials to Potential Purchaser unless and until the Purchaser agrees to strictly adhere to the terms and conditions of this Agreement by executing this Agreement. Upon Broker’s receipt of this executed Agreement, Broker is prepared to provide the Informational Materials for the Potential Purchaser’s consideration in connection with the possible purchase of the Property subject to the following conditions.</w:t>
      </w:r>
    </w:p>
    <w:p>
      <w:pPr>
        <w:pStyle w:val="BodyText"/>
        <w:spacing w:before="1" w:after="0"/>
        <w:rPr/>
      </w:pPr>
      <w:r>
        <w:rPr/>
      </w:r>
    </w:p>
    <w:p>
      <w:pPr>
        <w:pStyle w:val="ListParagraph"/>
        <w:numPr>
          <w:ilvl w:val="0"/>
          <w:numId w:val="1"/>
        </w:numPr>
        <w:tabs>
          <w:tab w:val="clear" w:pos="720"/>
          <w:tab w:val="left" w:pos="799" w:leader="none"/>
        </w:tabs>
        <w:ind w:hanging="360" w:left="747" w:right="111"/>
        <w:rPr>
          <w:sz w:val="20"/>
        </w:rPr>
      </w:pPr>
      <w:r>
        <w:rPr/>
        <w:tab/>
      </w:r>
      <w:bookmarkStart w:id="0" w:name="1.__All_Informational_Materials_pertaini"/>
      <w:bookmarkEnd w:id="0"/>
      <w:r>
        <w:rPr>
          <w:sz w:val="20"/>
        </w:rPr>
        <w:t>All Informational Materials pertaining to the Property which may be furnished to the Potential Purchaser by Broker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Pr>
          <w:sz w:val="20"/>
        </w:rPr>
        <w:t>Broker.</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Pr>
          <w:sz w:val="20"/>
        </w:rPr>
        <w:t>Broker’s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Pr>
          <w:sz w:val="20"/>
        </w:rPr>
        <w:t>Broker</w:t>
      </w:r>
      <w:r>
        <w:rPr>
          <w:spacing w:val="-9"/>
          <w:sz w:val="20"/>
        </w:rPr>
        <w:t xml:space="preserve"> </w:t>
      </w:r>
      <w:r>
        <w:rPr>
          <w:sz w:val="20"/>
        </w:rPr>
        <w:t>upon</w:t>
      </w:r>
      <w:r>
        <w:rPr>
          <w:spacing w:val="-8"/>
          <w:sz w:val="20"/>
        </w:rPr>
        <w:t xml:space="preserve"> </w:t>
      </w:r>
      <w:r>
        <w:rPr>
          <w:sz w:val="20"/>
        </w:rPr>
        <w:t>Broker’s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pPr>
        <w:pStyle w:val="BodyText"/>
        <w:rPr/>
      </w:pPr>
      <w:r>
        <w:rPr/>
      </w:r>
    </w:p>
    <w:p>
      <w:pPr>
        <w:pStyle w:val="ListParagraph"/>
        <w:numPr>
          <w:ilvl w:val="0"/>
          <w:numId w:val="1"/>
        </w:numPr>
        <w:tabs>
          <w:tab w:val="clear" w:pos="720"/>
          <w:tab w:val="left" w:pos="748" w:leader="none"/>
        </w:tabs>
        <w:spacing w:before="1" w:after="0"/>
        <w:ind w:hanging="375" w:left="747" w:right="109"/>
        <w:rPr>
          <w:sz w:val="20"/>
        </w:rPr>
      </w:pPr>
      <w:r>
        <w:rPr>
          <w:sz w:val="20"/>
        </w:rPr>
        <w:t>The Informational Materials may be disclosed to the Potential Purchaser’s partners, employees, legal counsel, real estate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conditions of this Confidentiality Agreement in its entirety to all “Related Parties and obtain all “Related Parties” strict adherence to this Agreement. The Potential Purchaser shall take all steps to insure that the confidential information is not disclosed, transferred or utilized in violation of this</w:t>
      </w:r>
      <w:r>
        <w:rPr>
          <w:spacing w:val="-1"/>
          <w:sz w:val="20"/>
        </w:rPr>
        <w:t xml:space="preserve"> </w:t>
      </w:r>
      <w:r>
        <w:rPr>
          <w:sz w:val="20"/>
        </w:rPr>
        <w:t>Agreement.</w:t>
      </w:r>
    </w:p>
    <w:p>
      <w:pPr>
        <w:pStyle w:val="BodyText"/>
        <w:spacing w:before="10" w:after="0"/>
        <w:rPr>
          <w:sz w:val="19"/>
        </w:rPr>
      </w:pPr>
      <w:r>
        <w:rPr>
          <w:sz w:val="19"/>
        </w:rPr>
      </w:r>
    </w:p>
    <w:p>
      <w:pPr>
        <w:pStyle w:val="ListParagraph"/>
        <w:numPr>
          <w:ilvl w:val="0"/>
          <w:numId w:val="1"/>
        </w:numPr>
        <w:tabs>
          <w:tab w:val="clear" w:pos="720"/>
          <w:tab w:val="left" w:pos="748" w:leader="none"/>
        </w:tabs>
        <w:ind w:hanging="375" w:left="747" w:right="110"/>
        <w:rPr>
          <w:sz w:val="20"/>
        </w:rPr>
      </w:pPr>
      <w:r>
        <w:rPr>
          <w:sz w:val="20"/>
        </w:rPr>
        <w:t>The Potential Purchaser understands and acknowledges that Broker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Pr>
          <w:sz w:val="20"/>
        </w:rPr>
        <w:t>Broker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The Potential Purchaser hereby indemnifies and holds harmless Broker and the Owner and their respective affiliates and</w:t>
      </w:r>
      <w:r>
        <w:rPr>
          <w:spacing w:val="-11"/>
          <w:sz w:val="20"/>
        </w:rPr>
        <w:t xml:space="preserve"> </w:t>
      </w:r>
      <w:r>
        <w:rPr>
          <w:sz w:val="20"/>
        </w:rPr>
        <w:t>successors</w:t>
      </w:r>
      <w:r>
        <w:rPr>
          <w:spacing w:val="-12"/>
          <w:sz w:val="20"/>
        </w:rPr>
        <w:t xml:space="preserve"> </w:t>
      </w:r>
      <w:r>
        <w:rPr>
          <w:sz w:val="20"/>
        </w:rPr>
        <w:t>and</w:t>
      </w:r>
      <w:r>
        <w:rPr>
          <w:spacing w:val="-10"/>
          <w:sz w:val="20"/>
        </w:rPr>
        <w:t xml:space="preserve"> </w:t>
      </w:r>
      <w:r>
        <w:rPr>
          <w:sz w:val="20"/>
        </w:rPr>
        <w:t>assigns</w:t>
      </w:r>
      <w:r>
        <w:rPr>
          <w:spacing w:val="-12"/>
          <w:sz w:val="20"/>
        </w:rPr>
        <w:t xml:space="preserve"> </w:t>
      </w:r>
      <w:r>
        <w:rPr>
          <w:sz w:val="20"/>
        </w:rPr>
        <w:t>against</w:t>
      </w:r>
      <w:r>
        <w:rPr>
          <w:spacing w:val="-12"/>
          <w:sz w:val="20"/>
        </w:rPr>
        <w:t xml:space="preserve"> </w:t>
      </w:r>
      <w:r>
        <w:rPr>
          <w:sz w:val="20"/>
        </w:rPr>
        <w:t>and</w:t>
      </w:r>
      <w:r>
        <w:rPr>
          <w:spacing w:val="-11"/>
          <w:sz w:val="20"/>
        </w:rPr>
        <w:t xml:space="preserve"> </w:t>
      </w:r>
      <w:r>
        <w:rPr>
          <w:sz w:val="20"/>
        </w:rPr>
        <w:t>from</w:t>
      </w:r>
      <w:r>
        <w:rPr>
          <w:spacing w:val="-11"/>
          <w:sz w:val="20"/>
        </w:rPr>
        <w:t xml:space="preserve"> </w:t>
      </w:r>
      <w:r>
        <w:rPr>
          <w:sz w:val="20"/>
        </w:rPr>
        <w:t>any</w:t>
      </w:r>
      <w:r>
        <w:rPr>
          <w:spacing w:val="-10"/>
          <w:sz w:val="20"/>
        </w:rPr>
        <w:t xml:space="preserve"> </w:t>
      </w:r>
      <w:r>
        <w:rPr>
          <w:sz w:val="20"/>
        </w:rPr>
        <w:t>loss,</w:t>
      </w:r>
      <w:r>
        <w:rPr>
          <w:spacing w:val="-11"/>
          <w:sz w:val="20"/>
        </w:rPr>
        <w:t xml:space="preserve"> </w:t>
      </w:r>
      <w:r>
        <w:rPr>
          <w:sz w:val="20"/>
        </w:rPr>
        <w:t>liability</w:t>
      </w:r>
      <w:r>
        <w:rPr>
          <w:spacing w:val="-10"/>
          <w:sz w:val="20"/>
        </w:rPr>
        <w:t xml:space="preserve"> </w:t>
      </w:r>
      <w:r>
        <w:rPr>
          <w:sz w:val="20"/>
        </w:rPr>
        <w:t>or</w:t>
      </w:r>
      <w:r>
        <w:rPr>
          <w:spacing w:val="-12"/>
          <w:sz w:val="20"/>
        </w:rPr>
        <w:t xml:space="preserve"> </w:t>
      </w:r>
      <w:r>
        <w:rPr>
          <w:sz w:val="20"/>
        </w:rPr>
        <w:t>expense,</w:t>
      </w:r>
      <w:r>
        <w:rPr>
          <w:spacing w:val="-11"/>
          <w:sz w:val="20"/>
        </w:rPr>
        <w:t xml:space="preserve"> </w:t>
      </w:r>
      <w:r>
        <w:rPr>
          <w:sz w:val="20"/>
        </w:rPr>
        <w:t>including</w:t>
      </w:r>
      <w:r>
        <w:rPr>
          <w:spacing w:val="-10"/>
          <w:sz w:val="20"/>
        </w:rPr>
        <w:t xml:space="preserve"> </w:t>
      </w:r>
      <w:ins w:id="0" w:author="Unknown Author" w:date="2026-03-08T18:59:46Z">
        <w:r>
          <w:rPr>
            <w:spacing w:val="-10"/>
            <w:sz w:val="20"/>
          </w:rPr>
          <w:t>reasonable attorney's fees</w:t>
        </w:r>
      </w:ins>
      <w:del w:id="1" w:author="Unknown Author" w:date="2026-03-08T18:59:46Z">
        <w:r>
          <w:rPr>
            <w:sz w:val="20"/>
          </w:rPr>
          <w:delText>attorney’s</w:delText>
        </w:r>
      </w:del>
      <w:del w:id="2" w:author="Unknown Author" w:date="2026-03-08T18:59:46Z">
        <w:r>
          <w:rPr>
            <w:spacing w:val="-12"/>
            <w:sz w:val="20"/>
          </w:rPr>
          <w:delText xml:space="preserve"> </w:delText>
        </w:r>
      </w:del>
      <w:del w:id="3" w:author="Unknown Author" w:date="2026-03-08T18:59:46Z">
        <w:r>
          <w:rPr>
            <w:sz w:val="20"/>
          </w:rPr>
          <w:delText>fees</w:delText>
        </w:r>
      </w:del>
      <w:r>
        <w:rPr>
          <w:sz w:val="20"/>
        </w:rPr>
        <w:t>,</w:t>
      </w:r>
      <w:r>
        <w:rPr>
          <w:spacing w:val="-11"/>
          <w:sz w:val="20"/>
        </w:rPr>
        <w:t xml:space="preserve"> </w:t>
      </w:r>
      <w:r>
        <w:rPr>
          <w:sz w:val="20"/>
        </w:rPr>
        <w:t>arising</w:t>
      </w:r>
      <w:r>
        <w:rPr>
          <w:spacing w:val="-10"/>
          <w:sz w:val="20"/>
        </w:rPr>
        <w:t xml:space="preserve"> </w:t>
      </w:r>
      <w:r>
        <w:rPr>
          <w:sz w:val="20"/>
        </w:rPr>
        <w:t>out</w:t>
      </w:r>
      <w:r>
        <w:rPr>
          <w:spacing w:val="-13"/>
          <w:sz w:val="20"/>
        </w:rPr>
        <w:t xml:space="preserve"> </w:t>
      </w:r>
      <w:r>
        <w:rPr>
          <w:sz w:val="20"/>
        </w:rPr>
        <w:t>of</w:t>
      </w:r>
      <w:r>
        <w:rPr>
          <w:spacing w:val="-11"/>
          <w:sz w:val="20"/>
        </w:rPr>
        <w:t xml:space="preserve"> </w:t>
      </w:r>
      <w:r>
        <w:rPr>
          <w:sz w:val="20"/>
        </w:rPr>
        <w:t>any</w:t>
      </w:r>
      <w:r>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Pr>
          <w:spacing w:val="-6"/>
          <w:sz w:val="20"/>
        </w:rPr>
        <w:t xml:space="preserve"> </w:t>
      </w:r>
      <w:r>
        <w:rPr>
          <w:sz w:val="20"/>
        </w:rPr>
        <w:t>to</w:t>
      </w:r>
    </w:p>
    <w:p>
      <w:pPr>
        <w:pStyle w:val="ListParagraph"/>
        <w:tabs>
          <w:tab w:val="clear" w:pos="720"/>
          <w:tab w:val="left" w:pos="747" w:leader="none"/>
        </w:tabs>
        <w:ind w:hanging="0" w:left="746" w:right="110"/>
        <w:rPr/>
      </w:pPr>
      <w:r>
        <w:rPr/>
      </w:r>
    </w:p>
    <w:p>
      <w:pPr>
        <w:pStyle w:val="BodyText"/>
        <w:ind w:left="747" w:right="112"/>
        <w:jc w:val="both"/>
        <w:rPr/>
      </w:pPr>
      <w:r>
        <w:rP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rPr/>
        <w:t>representatives,</w:t>
      </w:r>
      <w:r>
        <w:rPr>
          <w:spacing w:val="-13"/>
        </w:rPr>
        <w:t xml:space="preserve"> </w:t>
      </w:r>
      <w:r>
        <w:rPr/>
        <w:t>agents</w:t>
      </w:r>
      <w:r>
        <w:rPr>
          <w:spacing w:val="-14"/>
        </w:rPr>
        <w:t xml:space="preserve"> </w:t>
      </w:r>
      <w:r>
        <w:rPr/>
        <w:t>or</w:t>
      </w:r>
      <w:r>
        <w:rPr>
          <w:spacing w:val="-13"/>
        </w:rPr>
        <w:t xml:space="preserve"> </w:t>
      </w:r>
      <w:r>
        <w:rPr/>
        <w:t>employees</w:t>
      </w:r>
      <w:r>
        <w:rPr>
          <w:spacing w:val="-16"/>
        </w:rPr>
        <w:t xml:space="preserve"> </w:t>
      </w:r>
      <w:r>
        <w:rPr/>
        <w:t>from</w:t>
      </w:r>
      <w:r>
        <w:rPr>
          <w:spacing w:val="-15"/>
        </w:rPr>
        <w:t xml:space="preserve"> </w:t>
      </w:r>
      <w:r>
        <w:rPr/>
        <w:t>committing</w:t>
      </w:r>
      <w:r>
        <w:rPr>
          <w:spacing w:val="-14"/>
        </w:rPr>
        <w:t xml:space="preserve"> </w:t>
      </w:r>
      <w:r>
        <w:rPr/>
        <w:t>or</w:t>
      </w:r>
      <w:r>
        <w:rPr>
          <w:spacing w:val="-13"/>
        </w:rPr>
        <w:t xml:space="preserve"> </w:t>
      </w:r>
      <w:r>
        <w:rPr/>
        <w:t>continuing</w:t>
      </w:r>
      <w:r>
        <w:rPr>
          <w:spacing w:val="-12"/>
        </w:rPr>
        <w:t xml:space="preserve"> </w:t>
      </w:r>
      <w:r>
        <w:rPr/>
        <w:t>such</w:t>
      </w:r>
      <w:r>
        <w:rPr>
          <w:spacing w:val="-15"/>
        </w:rPr>
        <w:t xml:space="preserve"> </w:t>
      </w:r>
      <w:r>
        <w:rPr/>
        <w:t>violation</w:t>
      </w:r>
      <w:r>
        <w:rPr>
          <w:spacing w:val="-12"/>
        </w:rPr>
        <w:t xml:space="preserve"> </w:t>
      </w:r>
      <w:r>
        <w:rPr/>
        <w:t>without</w:t>
      </w:r>
      <w:r>
        <w:rPr>
          <w:spacing w:val="-15"/>
        </w:rPr>
        <w:t xml:space="preserve"> </w:t>
      </w:r>
      <w:r>
        <w:rPr/>
        <w:t>the</w:t>
      </w:r>
      <w:r>
        <w:rPr>
          <w:spacing w:val="-16"/>
        </w:rPr>
        <w:t xml:space="preserve"> </w:t>
      </w:r>
      <w:r>
        <w:rPr/>
        <w:t>necessity</w:t>
      </w:r>
      <w:r>
        <w:rPr>
          <w:spacing w:val="-12"/>
        </w:rPr>
        <w:t xml:space="preserve"> </w:t>
      </w:r>
      <w:r>
        <w:rPr/>
        <w:t>of</w:t>
      </w:r>
      <w:r>
        <w:rPr>
          <w:spacing w:val="-14"/>
        </w:rPr>
        <w:t xml:space="preserve"> </w:t>
      </w:r>
      <w:r>
        <w:rPr/>
        <w:t>posting a bond or proving special damages or irreparable</w:t>
      </w:r>
      <w:r>
        <w:rPr>
          <w:spacing w:val="-4"/>
        </w:rPr>
        <w:t xml:space="preserve"> </w:t>
      </w:r>
      <w:r>
        <w:rPr/>
        <w:t>injury.</w:t>
      </w:r>
    </w:p>
    <w:p>
      <w:pPr>
        <w:pStyle w:val="BodyText"/>
        <w:rPr/>
      </w:pPr>
      <w:r>
        <w:rPr/>
      </w:r>
    </w:p>
    <w:p>
      <w:pPr>
        <w:pStyle w:val="ListParagraph"/>
        <w:numPr>
          <w:ilvl w:val="0"/>
          <w:numId w:val="1"/>
        </w:numPr>
        <w:tabs>
          <w:tab w:val="clear" w:pos="720"/>
          <w:tab w:val="left" w:pos="747" w:leader="none"/>
        </w:tabs>
        <w:ind w:hanging="375" w:left="747" w:right="110"/>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Potential Purchaser agrees that in consideration of Broker supplying Informational Materials, all offers to purchase the Property shall be made through Broker.</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pPr>
        <w:sectPr>
          <w:type w:val="continuous"/>
          <w:pgSz w:w="12240" w:h="15840"/>
          <w:pgMar w:left="620" w:right="880" w:gutter="0" w:header="0" w:top="440" w:footer="0" w:bottom="280"/>
          <w:formProt w:val="false"/>
          <w:textDirection w:val="lrTb"/>
          <w:docGrid w:type="default" w:linePitch="312" w:charSpace="4294965247"/>
        </w:sectPr>
      </w:pPr>
    </w:p>
    <w:p>
      <w:pPr>
        <w:pStyle w:val="BodyText"/>
        <w:spacing w:before="3" w:after="0"/>
        <w:rPr>
          <w:sz w:val="19"/>
        </w:rPr>
      </w:pPr>
      <w:r>
        <w:rPr>
          <w:sz w:val="19"/>
        </w:rPr>
      </w:r>
    </w:p>
    <w:p>
      <w:pPr>
        <w:pStyle w:val="BodyText"/>
        <w:spacing w:before="91" w:after="0"/>
        <w:ind w:left="373" w:right="2172"/>
        <w:rPr/>
      </w:pPr>
      <w:r>
        <w:rPr/>
        <w:t>Your signature below constitutes Agreement with the foregoing. Please return one original signed copy of this Agreement to:</w:t>
      </w:r>
    </w:p>
    <w:p>
      <w:pPr>
        <w:pStyle w:val="BodyText"/>
        <w:rPr/>
      </w:pPr>
      <w:r>
        <w:rPr/>
      </w:r>
    </w:p>
    <w:p>
      <w:pPr>
        <w:pStyle w:val="BodyText"/>
        <w:rPr/>
      </w:pPr>
      <w:r>
        <w:rPr/>
      </w:r>
    </w:p>
    <w:p>
      <w:pPr>
        <w:pStyle w:val="BodyText"/>
        <w:rPr/>
      </w:pPr>
      <w:r>
        <w:rPr/>
      </w:r>
    </w:p>
    <w:p>
      <w:pPr>
        <w:pStyle w:val="BodyText"/>
        <w:spacing w:before="10" w:after="0"/>
        <w:rPr>
          <w:sz w:val="15"/>
        </w:rPr>
      </w:pPr>
      <w:r>
        <w:rPr>
          <w:sz w:val="15"/>
        </w:rPr>
        <mc:AlternateContent>
          <mc:Choice Requires="wps">
            <w:drawing>
              <wp:anchor behindDoc="1" distT="0" distB="0" distL="0" distR="0" simplePos="0" locked="0" layoutInCell="0" allowOverlap="1" relativeHeight="2">
                <wp:simplePos x="0" y="0"/>
                <wp:positionH relativeFrom="page">
                  <wp:posOffset>631190</wp:posOffset>
                </wp:positionH>
                <wp:positionV relativeFrom="paragraph">
                  <wp:posOffset>143510</wp:posOffset>
                </wp:positionV>
                <wp:extent cx="1651635" cy="0"/>
                <wp:effectExtent l="3175" t="2540" r="2540" b="3175"/>
                <wp:wrapTopAndBottom/>
                <wp:docPr id="1" name=""/>
                <a:graphic xmlns:a="http://schemas.openxmlformats.org/drawingml/2006/main">
                  <a:graphicData uri="http://schemas.microsoft.com/office/word/2010/wordprocessingShape">
                    <wps:wsp>
                      <wps:cNvSpPr/>
                      <wps:spPr>
                        <a:xfrm>
                          <a:off x="0" y="0"/>
                          <a:ext cx="165168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49.7pt,11.3pt" to="179.7pt,11.3pt" stroked="t" o:allowincell="f" style="position:absolute;mso-position-horizontal-relative:page">
                <v:stroke color="black" weight="5040" joinstyle="round" endcap="flat"/>
                <v:fill o:detectmouseclick="t" on="false"/>
                <w10:wrap type="topAndBottom"/>
              </v:line>
            </w:pict>
          </mc:Fallback>
        </mc:AlternateContent>
      </w:r>
    </w:p>
    <w:p>
      <w:pPr>
        <w:pStyle w:val="BodyText"/>
        <w:spacing w:lineRule="exact" w:line="202"/>
        <w:ind w:left="373"/>
        <w:rPr/>
      </w:pPr>
      <w:r>
        <w:rPr/>
        <w:t>Broker</w:t>
      </w:r>
    </w:p>
    <w:p>
      <w:pPr>
        <w:pStyle w:val="BodyText"/>
        <w:ind w:left="373" w:right="8202"/>
        <w:rPr/>
      </w:pPr>
      <w:r>
        <w:rPr/>
        <w:t>XXXXXXX</w:t>
      </w:r>
    </w:p>
    <w:p>
      <w:pPr>
        <w:pStyle w:val="BodyText"/>
        <w:spacing w:before="11" w:after="0"/>
        <w:rPr>
          <w:sz w:val="19"/>
        </w:rPr>
      </w:pPr>
      <w:r>
        <w:rPr>
          <w:sz w:val="19"/>
        </w:rPr>
      </w:r>
    </w:p>
    <w:p>
      <w:pPr>
        <w:pStyle w:val="BodyText"/>
        <w:ind w:left="373"/>
        <w:rPr/>
      </w:pPr>
      <w:r>
        <w:rPr/>
        <w:t>Telephone:  XXXXX</w:t>
      </w:r>
    </w:p>
    <w:p>
      <w:pPr>
        <w:pStyle w:val="BodyText"/>
        <w:tabs>
          <w:tab w:val="clear" w:pos="720"/>
          <w:tab w:val="left" w:pos="1381" w:leader="none"/>
        </w:tabs>
        <w:ind w:left="373"/>
        <w:rPr/>
      </w:pPr>
      <w:r>
        <w:rPr/>
        <w:t>Fax:</w:t>
        <w:tab/>
        <w:t>XXXXX</w:t>
      </w:r>
    </w:p>
    <w:p>
      <w:pPr>
        <w:pStyle w:val="BodyText"/>
        <w:rPr>
          <w:sz w:val="22"/>
        </w:rPr>
      </w:pPr>
      <w:r>
        <w:rPr>
          <w:sz w:val="22"/>
        </w:rPr>
      </w:r>
    </w:p>
    <w:p>
      <w:pPr>
        <w:pStyle w:val="BodyText"/>
        <w:spacing w:before="11" w:after="0"/>
        <w:rPr>
          <w:sz w:val="17"/>
        </w:rPr>
      </w:pPr>
      <w:r>
        <w:rPr>
          <w:sz w:val="17"/>
        </w:rPr>
      </w:r>
    </w:p>
    <w:p>
      <w:pPr>
        <w:pStyle w:val="BodyText"/>
        <w:tabs>
          <w:tab w:val="clear" w:pos="720"/>
          <w:tab w:val="left" w:pos="6548" w:leader="none"/>
          <w:tab w:val="left" w:pos="7583" w:leader="none"/>
          <w:tab w:val="left" w:pos="8636" w:leader="none"/>
        </w:tabs>
        <w:ind w:left="373"/>
        <w:rPr/>
      </w:pPr>
      <w:r>
        <w:rPr/>
        <w:t>POTENTIAL PURCHASER: ACCEPTED AND AGREED</w:t>
      </w:r>
      <w:r>
        <w:rPr>
          <w:spacing w:val="-9"/>
        </w:rPr>
        <w:t xml:space="preserve"> </w:t>
      </w:r>
      <w:r>
        <w:rPr/>
        <w:t>TO</w:t>
      </w:r>
      <w:r>
        <w:rPr>
          <w:spacing w:val="-3"/>
        </w:rPr>
        <w:t xml:space="preserve"> </w:t>
      </w:r>
      <w:r>
        <w:rPr/>
        <w:t>THIS</w:t>
      </w:r>
      <w:r>
        <w:rPr>
          <w:u w:val="single"/>
        </w:rPr>
        <w:t xml:space="preserve"> </w:t>
        <w:tab/>
      </w:r>
      <w:r>
        <w:rPr/>
        <w:t>DAY</w:t>
      </w:r>
      <w:r>
        <w:rPr>
          <w:u w:val="single"/>
        </w:rPr>
        <w:t xml:space="preserve"> </w:t>
        <w:tab/>
      </w:r>
      <w:r>
        <w:rPr/>
        <w:t>OF 20</w:t>
      </w:r>
      <w:r>
        <w:rPr>
          <w:u w:val="single"/>
        </w:rPr>
        <w:t xml:space="preserve"> </w:t>
        <w:tab/>
      </w:r>
    </w:p>
    <w:p>
      <w:pPr>
        <w:pStyle w:val="BodyText"/>
        <w:rPr/>
      </w:pPr>
      <w:r>
        <w:rPr/>
      </w:r>
    </w:p>
    <w:p>
      <w:pPr>
        <w:pStyle w:val="BodyText"/>
        <w:rPr/>
      </w:pPr>
      <w:r>
        <w:rPr/>
      </w:r>
    </w:p>
    <w:p>
      <w:pPr>
        <w:pStyle w:val="BodyText"/>
        <w:rPr/>
      </w:pPr>
      <w:r>
        <w:rPr/>
      </w:r>
    </w:p>
    <w:p>
      <w:pPr>
        <w:pStyle w:val="BodyText"/>
        <w:tabs>
          <w:tab w:val="clear" w:pos="720"/>
          <w:tab w:val="left" w:pos="6872" w:leader="none"/>
        </w:tabs>
        <w:ind w:left="680"/>
        <w:rPr/>
      </w:pPr>
      <w:r>
        <w:rPr/>
        <w:t xml:space="preserve">Company   </w:t>
      </w:r>
      <w:r>
        <w:rPr>
          <w:spacing w:val="-22"/>
        </w:rPr>
        <w:t xml:space="preserve"> </w:t>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6872" w:leader="none"/>
        </w:tabs>
        <w:spacing w:before="91" w:after="0"/>
        <w:ind w:left="680"/>
        <w:rPr/>
      </w:pPr>
      <w:r>
        <w:rPr/>
        <w:t xml:space="preserve">Signature:  </w:t>
      </w:r>
      <w:r>
        <w:rPr>
          <w:spacing w:val="-16"/>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Printed</w:t>
      </w:r>
      <w:r>
        <w:rPr>
          <w:spacing w:val="-5"/>
        </w:rPr>
        <w:t xml:space="preserve"> </w:t>
      </w:r>
      <w:r>
        <w:rPr/>
        <w:t xml:space="preserve">Name:  </w:t>
      </w:r>
      <w:r>
        <w:rPr>
          <w:spacing w:val="5"/>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Title:: </w:t>
      </w:r>
      <w:r>
        <w:rPr>
          <w:spacing w:val="10"/>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Address::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City, State &amp;</w:t>
      </w:r>
      <w:r>
        <w:rPr>
          <w:spacing w:val="-9"/>
        </w:rPr>
        <w:t xml:space="preserve"> </w:t>
      </w:r>
      <w:r>
        <w:rPr/>
        <w:t xml:space="preserve">Zip:  </w:t>
      </w:r>
      <w:r>
        <w:rPr>
          <w:spacing w:val="3"/>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2178" w:leader="none"/>
          <w:tab w:val="left" w:pos="6872" w:leader="none"/>
        </w:tabs>
        <w:spacing w:before="91" w:after="0"/>
        <w:ind w:left="680"/>
        <w:rPr/>
      </w:pPr>
      <w:r>
        <w:rPr/>
        <w:t>Home Phone</w:t>
      </w:r>
      <w:r>
        <w:rPr>
          <w:spacing w:val="-3"/>
        </w:rPr>
        <w:t xml:space="preserve"> </w:t>
      </w:r>
      <w:r>
        <w:rPr/>
        <w:t>#</w:t>
        <w:tab/>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2178" w:leader="none"/>
          <w:tab w:val="left" w:pos="6872" w:leader="none"/>
        </w:tabs>
        <w:spacing w:before="91" w:after="0"/>
        <w:ind w:left="680"/>
        <w:rPr>
          <w:lang w:val="fr-FR"/>
        </w:rPr>
      </w:pPr>
      <w:r>
        <w:rPr>
          <w:lang w:val="fr-FR"/>
        </w:rPr>
        <w:t>Mobile Phone</w:t>
      </w:r>
      <w:r>
        <w:rPr>
          <w:spacing w:val="-5"/>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1367" w:leader="none"/>
          <w:tab w:val="left" w:pos="6872" w:leader="none"/>
        </w:tabs>
        <w:spacing w:before="91" w:after="0"/>
        <w:ind w:left="680"/>
        <w:rPr>
          <w:lang w:val="fr-FR"/>
        </w:rPr>
      </w:pPr>
      <w:r>
        <w:rPr>
          <w:lang w:val="fr-FR"/>
        </w:rPr>
        <w:t>Fax</w:t>
      </w:r>
      <w:r>
        <w:rPr>
          <w:spacing w:val="-2"/>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spacing w:val="3"/>
          <w:lang w:val="fr-FR"/>
        </w:rPr>
        <w:t xml:space="preserve"> </w:t>
      </w:r>
      <w:r>
        <w:rPr>
          <w:w w:val="99"/>
          <w:u w:val="single"/>
          <w:lang w:val="fr-FR"/>
        </w:rPr>
        <w:t xml:space="preserve"> </w:t>
      </w:r>
      <w:r>
        <w:rPr>
          <w:u w:val="single"/>
          <w:lang w:val="fr-FR"/>
        </w:rPr>
        <w:tab/>
      </w:r>
    </w:p>
    <w:p>
      <w:pPr>
        <w:pStyle w:val="BodyText"/>
        <w:rPr>
          <w:lang w:val="fr-FR"/>
        </w:rPr>
      </w:pPr>
      <w:r>
        <w:rPr>
          <w:lang w:val="fr-FR"/>
        </w:rPr>
      </w:r>
    </w:p>
    <w:p>
      <w:pPr>
        <w:pStyle w:val="BodyText"/>
        <w:spacing w:before="10" w:after="0"/>
        <w:rPr>
          <w:lang w:val="fr-FR"/>
        </w:rPr>
      </w:pPr>
      <w:r>
        <w:rPr>
          <w:lang w:val="fr-FR"/>
        </w:rPr>
      </w:r>
    </w:p>
    <w:p>
      <w:pPr>
        <w:pStyle w:val="BodyText"/>
        <w:tabs>
          <w:tab w:val="clear" w:pos="720"/>
          <w:tab w:val="left" w:pos="6872" w:leader="none"/>
        </w:tabs>
        <w:ind w:left="680"/>
        <w:rPr>
          <w:lang w:val="fr-FR"/>
        </w:rPr>
      </w:pPr>
      <w:r>
        <w:rPr>
          <w:lang w:val="fr-FR"/>
        </w:rPr>
        <w:t>Buyer’s</w:t>
      </w:r>
      <w:r>
        <w:rPr>
          <w:spacing w:val="-3"/>
          <w:lang w:val="fr-FR"/>
        </w:rPr>
        <w:t xml:space="preserve"> </w:t>
      </w:r>
      <w:r>
        <w:rPr>
          <w:lang w:val="fr-FR"/>
        </w:rPr>
        <w:t xml:space="preserve">Agent </w:t>
      </w:r>
      <w:r>
        <w:rPr>
          <w:spacing w:val="24"/>
          <w:lang w:val="fr-FR"/>
        </w:rPr>
        <w:t xml:space="preserve"> </w:t>
      </w:r>
      <w:r>
        <w:rPr>
          <w:w w:val="99"/>
          <w:u w:val="single"/>
          <w:lang w:val="fr-FR"/>
        </w:rPr>
        <w:t xml:space="preserve"> </w:t>
      </w:r>
      <w:r>
        <w:rPr>
          <w:u w:val="single"/>
          <w:lang w:val="fr-FR"/>
        </w:rPr>
        <w:tab/>
      </w:r>
    </w:p>
    <w:p>
      <w:pPr>
        <w:pStyle w:val="BodyText"/>
        <w:spacing w:before="10" w:after="0"/>
        <w:rPr>
          <w:sz w:val="12"/>
          <w:lang w:val="fr-FR"/>
        </w:rPr>
      </w:pPr>
      <w:r>
        <w:rPr>
          <w:sz w:val="12"/>
          <w:lang w:val="fr-FR"/>
        </w:rPr>
      </w:r>
    </w:p>
    <w:p>
      <w:pPr>
        <w:pStyle w:val="BodyText"/>
        <w:tabs>
          <w:tab w:val="clear" w:pos="720"/>
          <w:tab w:val="left" w:pos="6872" w:leader="none"/>
        </w:tabs>
        <w:spacing w:before="90" w:after="0"/>
        <w:ind w:left="680"/>
        <w:rPr>
          <w:lang w:val="fr-FR"/>
        </w:rPr>
      </w:pPr>
      <w:r>
        <w:rPr>
          <w:lang w:val="fr-FR"/>
        </w:rPr>
        <w:t xml:space="preserve">Signature:  </w:t>
      </w:r>
      <w:r>
        <w:rPr>
          <w:spacing w:val="-16"/>
          <w:lang w:val="fr-FR"/>
        </w:rPr>
        <w:t xml:space="preserve">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pPr>
      <w:r>
        <w:rPr/>
        <w:t xml:space="preserve">Phone: </w:t>
      </w:r>
      <w:r>
        <w:rPr>
          <w:spacing w:val="12"/>
        </w:rPr>
        <w:t xml:space="preserve"> </w:t>
      </w:r>
      <w:r>
        <w:rPr>
          <w:w w:val="99"/>
          <w:u w:val="single"/>
        </w:rPr>
        <w:t xml:space="preserve"> </w:t>
      </w:r>
      <w:r>
        <w:rPr>
          <w:u w:val="single"/>
        </w:rPr>
        <w:tab/>
      </w:r>
      <w:ins w:id="4" w:author="Unknown Author" w:date="2026-03-08T18:59:46Z">
        <w:r>
          <w:rPr>
            <w:u w:val="single"/>
          </w:rPr>
          <w:br/>
          <w:br/>
          <w:t>TEST TRACKED INSERTION: This text should appear as a tracked change.</w:t>
        </w:r>
      </w:ins>
    </w:p>
    <w:sectPr>
      <w:type w:val="nextPage"/>
      <w:pgSz w:w="12240" w:h="15840"/>
      <w:pgMar w:left="620" w:right="880" w:gutter="0" w:header="0" w:top="15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7" w:hanging="411"/>
      </w:pPr>
      <w:rPr>
        <w:sz w:val="20"/>
        <w:spacing w:val="0"/>
        <w:szCs w:val="20"/>
        <w:w w:val="99"/>
        <w:rFonts w:ascii="Times New Roman" w:hAnsi="Times New Roman" w:eastAsia="Times New Roman" w:cs="Times New Roman"/>
        <w:lang w:val="en-US" w:eastAsia="en-US" w:bidi="en-US"/>
      </w:rPr>
    </w:lvl>
    <w:lvl w:ilvl="1">
      <w:start w:val="0"/>
      <w:numFmt w:val="bullet"/>
      <w:lvlText w:val=""/>
      <w:lvlJc w:val="left"/>
      <w:pPr>
        <w:tabs>
          <w:tab w:val="num" w:pos="0"/>
        </w:tabs>
        <w:ind w:left="1740" w:hanging="411"/>
      </w:pPr>
      <w:rPr>
        <w:rFonts w:ascii="Symbol" w:hAnsi="Symbol" w:cs="Symbol" w:hint="default"/>
        <w:lang w:val="en-US" w:eastAsia="en-US" w:bidi="en-US"/>
      </w:rPr>
    </w:lvl>
    <w:lvl w:ilvl="2">
      <w:start w:val="0"/>
      <w:numFmt w:val="bullet"/>
      <w:lvlText w:val=""/>
      <w:lvlJc w:val="left"/>
      <w:pPr>
        <w:tabs>
          <w:tab w:val="num" w:pos="0"/>
        </w:tabs>
        <w:ind w:left="2740" w:hanging="411"/>
      </w:pPr>
      <w:rPr>
        <w:rFonts w:ascii="Symbol" w:hAnsi="Symbol" w:cs="Symbol" w:hint="default"/>
        <w:lang w:val="en-US" w:eastAsia="en-US" w:bidi="en-US"/>
      </w:rPr>
    </w:lvl>
    <w:lvl w:ilvl="3">
      <w:start w:val="0"/>
      <w:numFmt w:val="bullet"/>
      <w:lvlText w:val=""/>
      <w:lvlJc w:val="left"/>
      <w:pPr>
        <w:tabs>
          <w:tab w:val="num" w:pos="0"/>
        </w:tabs>
        <w:ind w:left="3740" w:hanging="411"/>
      </w:pPr>
      <w:rPr>
        <w:rFonts w:ascii="Symbol" w:hAnsi="Symbol" w:cs="Symbol" w:hint="default"/>
        <w:lang w:val="en-US" w:eastAsia="en-US" w:bidi="en-US"/>
      </w:rPr>
    </w:lvl>
    <w:lvl w:ilvl="4">
      <w:start w:val="0"/>
      <w:numFmt w:val="bullet"/>
      <w:lvlText w:val=""/>
      <w:lvlJc w:val="left"/>
      <w:pPr>
        <w:tabs>
          <w:tab w:val="num" w:pos="0"/>
        </w:tabs>
        <w:ind w:left="4740" w:hanging="411"/>
      </w:pPr>
      <w:rPr>
        <w:rFonts w:ascii="Symbol" w:hAnsi="Symbol" w:cs="Symbol" w:hint="default"/>
        <w:lang w:val="en-US" w:eastAsia="en-US" w:bidi="en-US"/>
      </w:rPr>
    </w:lvl>
    <w:lvl w:ilvl="5">
      <w:start w:val="0"/>
      <w:numFmt w:val="bullet"/>
      <w:lvlText w:val=""/>
      <w:lvlJc w:val="left"/>
      <w:pPr>
        <w:tabs>
          <w:tab w:val="num" w:pos="0"/>
        </w:tabs>
        <w:ind w:left="5740" w:hanging="411"/>
      </w:pPr>
      <w:rPr>
        <w:rFonts w:ascii="Symbol" w:hAnsi="Symbol" w:cs="Symbol" w:hint="default"/>
        <w:lang w:val="en-US" w:eastAsia="en-US" w:bidi="en-US"/>
      </w:rPr>
    </w:lvl>
    <w:lvl w:ilvl="6">
      <w:start w:val="0"/>
      <w:numFmt w:val="bullet"/>
      <w:lvlText w:val=""/>
      <w:lvlJc w:val="left"/>
      <w:pPr>
        <w:tabs>
          <w:tab w:val="num" w:pos="0"/>
        </w:tabs>
        <w:ind w:left="6740" w:hanging="411"/>
      </w:pPr>
      <w:rPr>
        <w:rFonts w:ascii="Symbol" w:hAnsi="Symbol" w:cs="Symbol" w:hint="default"/>
        <w:lang w:val="en-US" w:eastAsia="en-US" w:bidi="en-US"/>
      </w:rPr>
    </w:lvl>
    <w:lvl w:ilvl="7">
      <w:start w:val="0"/>
      <w:numFmt w:val="bullet"/>
      <w:lvlText w:val=""/>
      <w:lvlJc w:val="left"/>
      <w:pPr>
        <w:tabs>
          <w:tab w:val="num" w:pos="0"/>
        </w:tabs>
        <w:ind w:left="7740" w:hanging="411"/>
      </w:pPr>
      <w:rPr>
        <w:rFonts w:ascii="Symbol" w:hAnsi="Symbol" w:cs="Symbol" w:hint="default"/>
        <w:lang w:val="en-US" w:eastAsia="en-US" w:bidi="en-US"/>
      </w:rPr>
    </w:lvl>
    <w:lvl w:ilvl="8">
      <w:start w:val="0"/>
      <w:numFmt w:val="bullet"/>
      <w:lvlText w:val=""/>
      <w:lvlJc w:val="left"/>
      <w:pPr>
        <w:tabs>
          <w:tab w:val="num" w:pos="0"/>
        </w:tabs>
        <w:ind w:left="8740" w:hanging="411"/>
      </w:pPr>
      <w:rPr>
        <w:rFonts w:ascii="Symbol" w:hAnsi="Symbol" w:cs="Symbol" w:hint="default"/>
        <w:lang w:val="en-US" w:eastAsia="en-US" w:bidi="en-US"/>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bidi="en-US" w:val="en-US" w:eastAsia="en-U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z w:val="20"/>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75" w:left="747" w:right="110"/>
      <w:jc w:val="both"/>
    </w:pPr>
    <w:rPr/>
  </w:style>
  <w:style w:type="paragraph" w:styleId="TableParagraph" w:customStyle="1">
    <w:name w:val="Table Paragraph"/>
    <w:basedOn w:val="Normal"/>
    <w:uiPriority w:val="1"/>
    <w:qFormat/>
    <w:pPr/>
    <w:rPr/>
  </w:style>
  <w:style w:type="paragraph" w:styleId="Revision">
    <w:name w:val="Revision"/>
    <w:uiPriority w:val="99"/>
    <w:semiHidden/>
    <w:qFormat/>
    <w:rsid w:val="006d28fe"/>
    <w:pPr>
      <w:widowControl/>
      <w:bidi w:val="0"/>
      <w:spacing w:before="0" w:after="0"/>
      <w:jc w:val="left"/>
    </w:pPr>
    <w:rPr>
      <w:rFonts w:ascii="Times New Roman" w:hAnsi="Times New Roman" w:eastAsia="Times New Roman" w:cs="Times New Roman"/>
      <w:color w:val="auto"/>
      <w:kern w:val="0"/>
      <w:sz w:val="22"/>
      <w:szCs w:val="22"/>
      <w:lang w:bidi="en-US" w:val="en-US" w:eastAsia="en-US"/>
    </w:rPr>
  </w:style>
  <w:style w:type="paragraph" w:styleId="NormalWeb">
    <w:name w:val="Normal (Web)"/>
    <w:basedOn w:val="Normal"/>
    <w:uiPriority w:val="99"/>
    <w:semiHidden/>
    <w:unhideWhenUsed/>
    <w:qFormat/>
    <w:rsid w:val="004e784c"/>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701</Words>
  <Characters>4535</Characters>
  <CharactersWithSpaces>5169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2026-03-05T16:24:00Z</dcterms:created>
  <dc:creator>Marketing1</dc:creator>
  <dc:description/>
  <dc:language>en-US</dc:language>
  <cp:lastModifiedBy/>
  <dcterms:modified xsi:type="dcterms:W3CDTF">2026-03-08T18:59:46Z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