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0" w:after="0"/>
        <w:rPr>
          <w:sz w:val="26"/>
        </w:rPr>
      </w:pPr>
      <w:r>
        <w:rPr>
          <w:sz w:val="26"/>
        </w:rPr>
      </w:r>
    </w:p>
    <w:p>
      <w:pPr>
        <w:sectPr>
          <w:type w:val="nextPage"/>
          <w:pgSz w:w="12240" w:h="15840"/>
          <w:pgMar w:left="620" w:right="880" w:gutter="0" w:header="0" w:top="440" w:footer="0" w:bottom="280"/>
          <w:pgNumType w:fmt="decimal"/>
          <w:formProt w:val="false"/>
          <w:textDirection w:val="lrTb"/>
          <w:docGrid w:type="default" w:linePitch="100" w:charSpace="0"/>
        </w:sectPr>
      </w:pPr>
    </w:p>
    <w:p>
      <w:pPr>
        <w:pStyle w:val="BodyText"/>
        <w:rPr>
          <w:sz w:val="22"/>
        </w:rPr>
      </w:pPr>
      <w:r>
        <w:rPr>
          <w:sz w:val="22"/>
        </w:rPr>
      </w:r>
    </w:p>
    <w:p>
      <w:pPr>
        <w:pStyle w:val="BodyText"/>
        <w:rPr>
          <w:sz w:val="22"/>
        </w:rPr>
      </w:pPr>
      <w:r>
        <w:rPr>
          <w:sz w:val="22"/>
        </w:rPr>
      </w:r>
    </w:p>
    <w:p>
      <w:pPr>
        <w:pStyle w:val="BodyText"/>
        <w:spacing w:before="5" w:after="0"/>
        <w:rPr>
          <w:sz w:val="24"/>
        </w:rPr>
      </w:pPr>
      <w:r>
        <w:rPr>
          <w:sz w:val="24"/>
        </w:rPr>
      </w:r>
    </w:p>
    <w:p>
      <w:pPr>
        <w:pStyle w:val="Normal"/>
        <w:ind w:left="3863"/>
        <w:rPr>
          <w:b/>
          <w:sz w:val="20"/>
        </w:rPr>
      </w:pPr>
      <w:r>
        <w:rPr>
          <w:b/>
          <w:sz w:val="20"/>
        </w:rPr>
        <w:t>CONFIDENTIALITY AGREEMENT</w:t>
      </w:r>
    </w:p>
    <w:p>
      <w:pPr>
        <w:pStyle w:val="Normal"/>
        <w:spacing w:before="96" w:after="0"/>
        <w:ind w:left="621"/>
        <w:rPr>
          <w:rFonts w:ascii="Arial" w:hAnsi="Arial"/>
          <w:sz w:val="12"/>
        </w:rPr>
      </w:pPr>
      <w:r>
        <w:br w:type="column"/>
      </w:r>
      <w:r>
        <w:rPr>
          <w:rFonts w:ascii="Arial" w:hAnsi="Arial"/>
          <w:sz w:val="12"/>
        </w:rPr>
      </w:r>
    </w:p>
    <w:p>
      <w:pPr>
        <w:sectPr>
          <w:type w:val="continuous"/>
          <w:pgSz w:w="12240" w:h="15840"/>
          <w:pgMar w:left="620" w:right="880" w:gutter="0" w:header="0" w:top="440" w:footer="0" w:bottom="280"/>
          <w:cols w:num="2" w:equalWidth="false" w:sep="false">
            <w:col w:w="7175" w:space="1934"/>
            <w:col w:w="1630"/>
          </w:cols>
          <w:formProt w:val="false"/>
          <w:textDirection w:val="lrTb"/>
          <w:docGrid w:type="default" w:linePitch="100" w:charSpace="0"/>
        </w:sectPr>
      </w:pPr>
    </w:p>
    <w:p>
      <w:pPr>
        <w:pStyle w:val="BodyText"/>
        <w:rPr>
          <w:rFonts w:ascii="Arial" w:hAnsi="Arial"/>
          <w:sz w:val="12"/>
        </w:rPr>
      </w:pPr>
      <w:r>
        <w:rPr>
          <w:rFonts w:ascii="Arial" w:hAnsi="Arial"/>
          <w:sz w:val="12"/>
        </w:rPr>
      </w:r>
    </w:p>
    <w:p>
      <w:pPr>
        <w:pStyle w:val="BodyText"/>
        <w:spacing w:before="91" w:after="0"/>
        <w:ind w:left="373" w:right="110"/>
        <w:jc w:val="both"/>
        <w:rPr/>
      </w:pPr>
      <w:r>
        <w:rPr/>
        <w:t>XXXXXXX</w:t>
      </w:r>
      <w:r>
        <w:rPr>
          <w:spacing w:val="-4"/>
        </w:rPr>
        <w:t xml:space="preserve"> </w:t>
      </w:r>
      <w:r>
        <w:rPr/>
        <w:t>(“Broker”)</w:t>
      </w:r>
      <w:r>
        <w:rPr>
          <w:spacing w:val="-2"/>
        </w:rPr>
        <w:t xml:space="preserve"> </w:t>
      </w:r>
      <w:r>
        <w:rPr/>
        <w:t>has</w:t>
      </w:r>
      <w:r>
        <w:rPr>
          <w:spacing w:val="-5"/>
        </w:rPr>
        <w:t xml:space="preserve"> </w:t>
      </w:r>
      <w:r>
        <w:rPr/>
        <w:t>been</w:t>
      </w:r>
      <w:r>
        <w:rPr>
          <w:spacing w:val="-4"/>
        </w:rPr>
        <w:t xml:space="preserve"> </w:t>
      </w:r>
      <w:r>
        <w:rPr/>
        <w:t>retained</w:t>
      </w:r>
      <w:r>
        <w:rPr>
          <w:spacing w:val="-2"/>
        </w:rPr>
        <w:t xml:space="preserve"> </w:t>
      </w:r>
      <w:r>
        <w:rPr/>
        <w:t>on</w:t>
      </w:r>
      <w:r>
        <w:rPr>
          <w:spacing w:val="-4"/>
        </w:rPr>
        <w:t xml:space="preserve"> </w:t>
      </w:r>
      <w:r>
        <w:rPr/>
        <w:t>an</w:t>
      </w:r>
      <w:r>
        <w:rPr>
          <w:spacing w:val="-4"/>
        </w:rPr>
        <w:t xml:space="preserve"> </w:t>
      </w:r>
      <w:r>
        <w:rPr/>
        <w:t>exclusive</w:t>
      </w:r>
      <w:r>
        <w:rPr>
          <w:spacing w:val="-5"/>
        </w:rPr>
        <w:t xml:space="preserve"> </w:t>
      </w:r>
      <w:r>
        <w:rPr/>
        <w:t>basis</w:t>
      </w:r>
      <w:r>
        <w:rPr>
          <w:spacing w:val="-3"/>
        </w:rPr>
        <w:t xml:space="preserve"> </w:t>
      </w:r>
      <w:r>
        <w:rPr/>
        <w:t>by</w:t>
      </w:r>
      <w:r>
        <w:rPr>
          <w:spacing w:val="-3"/>
        </w:rPr>
        <w:t xml:space="preserve"> </w:t>
      </w:r>
      <w:r>
        <w:rPr>
          <w:u w:val="single"/>
        </w:rPr>
        <w:t>XXXXXX</w:t>
      </w:r>
      <w:r>
        <w:rPr/>
        <w:t xml:space="preserve"> (the “Seller”) with respect to property located</w:t>
      </w:r>
      <w:ins w:id="0" w:author="Unknown Author" w:date="2026-03-09T00:47:38Z">
        <w:r>
          <w:rPr/>
          <w:t xml:space="preserve"> ("Property")</w:t>
        </w:r>
      </w:ins>
      <w:r>
        <w:rPr/>
        <w:t xml:space="preserve"> on </w:t>
      </w:r>
      <w:r>
        <w:rPr>
          <w:u w:val="single"/>
        </w:rPr>
        <w:t>XXXXX</w:t>
      </w:r>
      <w:r>
        <w:rPr/>
        <w:t xml:space="preserve"> consisting of land parcels </w:t>
      </w:r>
      <w:r>
        <w:rPr>
          <w:u w:val="single"/>
        </w:rPr>
        <w:t>XXXXX</w:t>
      </w:r>
      <w:r>
        <w:rPr/>
        <w:t xml:space="preserve"> (the</w:t>
      </w:r>
      <w:r>
        <w:rPr>
          <w:spacing w:val="-1"/>
        </w:rPr>
        <w:t xml:space="preserve"> </w:t>
      </w:r>
      <w:r>
        <w:rPr/>
        <w:t>“Property”).</w:t>
      </w:r>
    </w:p>
    <w:p>
      <w:pPr>
        <w:pStyle w:val="BodyText"/>
        <w:spacing w:before="2" w:after="0"/>
        <w:rPr>
          <w:sz w:val="12"/>
        </w:rPr>
      </w:pPr>
      <w:r>
        <w:rPr>
          <w:sz w:val="12"/>
        </w:rPr>
      </w:r>
    </w:p>
    <w:p>
      <w:pPr>
        <w:pStyle w:val="BodyText"/>
        <w:spacing w:before="91" w:after="0"/>
        <w:ind w:left="373" w:right="109"/>
        <w:jc w:val="both"/>
        <w:rPr/>
      </w:pPr>
      <w:r>
        <w:rPr/>
        <w:t>Owner has provided certain Informational Materials on the property such as financial information.</w:t>
      </w:r>
      <w:ins w:id="1" w:author="Unknown Author" w:date="2026-03-09T00:47:38Z">
        <w:r>
          <w:rPr/>
          <w:t xml:space="preserve"> However, Confidential Information does not include: (i) information already in possession; (ii) information publicly available; (iii) information independently developed; (iv) information received from third parties without confidentiality obligations.</w:t>
        </w:r>
      </w:ins>
      <w:r>
        <w:rPr/>
        <w:t xml:space="preserve"> Broker will not disclose this highly sensitive, confidential and proprietary Informational Materials to Potential Purchaser unless and until the Purchaser agrees to strictly adhere to the terms and conditions of this Agreement by executing this Agreement. Upon Broker’s receipt of this executed Agreement, Broker is prepared to provide the Informational Materials for the Potential Purchaser’s consideration in connection with the possible purchase of the Property subject to the following conditions.</w:t>
      </w:r>
    </w:p>
    <w:p>
      <w:pPr>
        <w:pStyle w:val="BodyText"/>
        <w:spacing w:before="1" w:after="0"/>
        <w:rPr/>
      </w:pPr>
      <w:r>
        <w:rPr/>
      </w:r>
    </w:p>
    <w:p>
      <w:pPr>
        <w:pStyle w:val="ListParagraph"/>
        <w:numPr>
          <w:ilvl w:val="0"/>
          <w:numId w:val="1"/>
        </w:numPr>
        <w:tabs>
          <w:tab w:val="clear" w:pos="720"/>
          <w:tab w:val="left" w:pos="799" w:leader="none"/>
        </w:tabs>
        <w:ind w:hanging="360" w:left="747" w:right="111"/>
        <w:rPr>
          <w:sz w:val="20"/>
        </w:rPr>
      </w:pPr>
      <w:r>
        <w:rPr/>
        <w:tab/>
      </w:r>
      <w:bookmarkStart w:id="0" w:name="1.__All_Informational_Materials_pertaini"/>
      <w:bookmarkEnd w:id="0"/>
      <w:r>
        <w:rPr>
          <w:sz w:val="20"/>
        </w:rPr>
        <w:t>All Informational Materials pertaining to the Property which may be furnished to the Potential Purchaser by Broker shall</w:t>
      </w:r>
      <w:r>
        <w:rPr>
          <w:spacing w:val="-7"/>
          <w:sz w:val="20"/>
        </w:rPr>
        <w:t xml:space="preserve"> </w:t>
      </w:r>
      <w:r>
        <w:rPr>
          <w:sz w:val="20"/>
        </w:rPr>
        <w:t>continue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the</w:t>
      </w:r>
      <w:r>
        <w:rPr>
          <w:spacing w:val="-7"/>
          <w:sz w:val="20"/>
        </w:rPr>
        <w:t xml:space="preserve"> </w:t>
      </w:r>
      <w:r>
        <w:rPr>
          <w:sz w:val="20"/>
        </w:rPr>
        <w:t>sole</w:t>
      </w:r>
      <w:r>
        <w:rPr>
          <w:spacing w:val="-5"/>
          <w:sz w:val="20"/>
        </w:rPr>
        <w:t xml:space="preserve"> </w:t>
      </w:r>
      <w:r>
        <w:rPr>
          <w:sz w:val="20"/>
        </w:rPr>
        <w:t>and</w:t>
      </w:r>
      <w:r>
        <w:rPr>
          <w:spacing w:val="-6"/>
          <w:sz w:val="20"/>
        </w:rPr>
        <w:t xml:space="preserve"> </w:t>
      </w:r>
      <w:r>
        <w:rPr>
          <w:sz w:val="20"/>
        </w:rPr>
        <w:t>exclusive</w:t>
      </w:r>
      <w:r>
        <w:rPr>
          <w:spacing w:val="-7"/>
          <w:sz w:val="20"/>
        </w:rPr>
        <w:t xml:space="preserve"> </w:t>
      </w:r>
      <w:r>
        <w:rPr>
          <w:sz w:val="20"/>
        </w:rPr>
        <w:t>property</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Owner</w:t>
      </w:r>
      <w:r>
        <w:rPr>
          <w:spacing w:val="-5"/>
          <w:sz w:val="20"/>
        </w:rPr>
        <w:t xml:space="preserve"> </w:t>
      </w:r>
      <w:r>
        <w:rPr>
          <w:sz w:val="20"/>
        </w:rPr>
        <w:t>and</w:t>
      </w:r>
      <w:r>
        <w:rPr>
          <w:spacing w:val="-6"/>
          <w:sz w:val="20"/>
        </w:rPr>
        <w:t xml:space="preserve"> </w:t>
      </w:r>
      <w:r>
        <w:rPr>
          <w:sz w:val="20"/>
        </w:rPr>
        <w:t>Broker.</w:t>
      </w:r>
      <w:r>
        <w:rPr>
          <w:spacing w:val="37"/>
          <w:sz w:val="20"/>
        </w:rPr>
        <w:t xml:space="preserve"> </w:t>
      </w:r>
      <w:r>
        <w:rPr>
          <w:sz w:val="20"/>
        </w:rPr>
        <w:t>The</w:t>
      </w:r>
      <w:r>
        <w:rPr>
          <w:spacing w:val="-7"/>
          <w:sz w:val="20"/>
        </w:rPr>
        <w:t xml:space="preserve"> </w:t>
      </w:r>
      <w:r>
        <w:rPr>
          <w:sz w:val="20"/>
        </w:rPr>
        <w:t>Informational</w:t>
      </w:r>
      <w:r>
        <w:rPr>
          <w:spacing w:val="-7"/>
          <w:sz w:val="20"/>
        </w:rPr>
        <w:t xml:space="preserve"> </w:t>
      </w:r>
      <w:r>
        <w:rPr>
          <w:sz w:val="20"/>
        </w:rPr>
        <w:t>Materials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used solely</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Potential</w:t>
      </w:r>
      <w:r>
        <w:rPr>
          <w:spacing w:val="-3"/>
          <w:sz w:val="20"/>
        </w:rPr>
        <w:t xml:space="preserve"> </w:t>
      </w:r>
      <w:r>
        <w:rPr>
          <w:sz w:val="20"/>
        </w:rPr>
        <w:t>Purchaser</w:t>
      </w:r>
      <w:r>
        <w:rPr>
          <w:spacing w:val="-2"/>
          <w:sz w:val="20"/>
        </w:rPr>
        <w:t xml:space="preserve"> </w:t>
      </w:r>
      <w:r>
        <w:rPr>
          <w:sz w:val="20"/>
        </w:rPr>
        <w:t>and</w:t>
      </w:r>
      <w:r>
        <w:rPr>
          <w:spacing w:val="-2"/>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copied</w:t>
      </w:r>
      <w:r>
        <w:rPr>
          <w:spacing w:val="-2"/>
          <w:sz w:val="20"/>
        </w:rPr>
        <w:t xml:space="preserve"> </w:t>
      </w:r>
      <w:r>
        <w:rPr>
          <w:sz w:val="20"/>
        </w:rPr>
        <w:t>or</w:t>
      </w:r>
      <w:r>
        <w:rPr>
          <w:spacing w:val="-4"/>
          <w:sz w:val="20"/>
        </w:rPr>
        <w:t xml:space="preserve"> </w:t>
      </w:r>
      <w:r>
        <w:rPr>
          <w:sz w:val="20"/>
        </w:rPr>
        <w:t>duplicated</w:t>
      </w:r>
      <w:r>
        <w:rPr>
          <w:spacing w:val="-2"/>
          <w:sz w:val="20"/>
        </w:rPr>
        <w:t xml:space="preserve"> </w:t>
      </w:r>
      <w:r>
        <w:rPr>
          <w:sz w:val="20"/>
        </w:rPr>
        <w:t>without</w:t>
      </w:r>
      <w:r>
        <w:rPr>
          <w:spacing w:val="-3"/>
          <w:sz w:val="20"/>
        </w:rPr>
        <w:t xml:space="preserve"> </w:t>
      </w:r>
      <w:r>
        <w:rPr>
          <w:sz w:val="20"/>
        </w:rPr>
        <w:t>Broker’s</w:t>
      </w:r>
      <w:r>
        <w:rPr>
          <w:spacing w:val="-3"/>
          <w:sz w:val="20"/>
        </w:rPr>
        <w:t xml:space="preserve"> </w:t>
      </w:r>
      <w:r>
        <w:rPr>
          <w:sz w:val="20"/>
        </w:rPr>
        <w:t>written</w:t>
      </w:r>
      <w:r>
        <w:rPr>
          <w:spacing w:val="-2"/>
          <w:sz w:val="20"/>
        </w:rPr>
        <w:t xml:space="preserve"> </w:t>
      </w:r>
      <w:r>
        <w:rPr>
          <w:sz w:val="20"/>
        </w:rPr>
        <w:t>consent and</w:t>
      </w:r>
      <w:r>
        <w:rPr>
          <w:spacing w:val="-9"/>
          <w:sz w:val="20"/>
        </w:rPr>
        <w:t xml:space="preserve"> </w:t>
      </w:r>
      <w:ins w:id="2" w:author="Unknown Author" w:date="2026-03-09T00:47:38Z">
        <w:r>
          <w:rPr>
            <w:spacing w:val="-9"/>
            <w:sz w:val="20"/>
          </w:rPr>
          <w:t xml:space="preserve">must be returned to Broker upon Broker’s request or when the </w:t>
        </w:r>
      </w:ins>
      <w:ins w:id="3" w:author="Unknown Author" w:date="2026-03-09T00:47:38Z">
        <w:r>
          <w:rPr>
            <w:rFonts w:eastAsia="Times New Roman" w:cs="Times New Roman"/>
            <w:color w:val="auto"/>
            <w:spacing w:val="-9"/>
            <w:kern w:val="0"/>
            <w:sz w:val="20"/>
            <w:szCs w:val="22"/>
            <w:lang w:val="en-US" w:eastAsia="en-US" w:bidi="en-US"/>
          </w:rPr>
          <w:t>Potential Purchaser</w:t>
        </w:r>
      </w:ins>
      <w:ins w:id="4" w:author="Unknown Author" w:date="2026-03-09T00:47:38Z">
        <w:r>
          <w:rPr>
            <w:spacing w:val="-9"/>
            <w:sz w:val="20"/>
          </w:rPr>
          <w:t xml:space="preserve"> terminates negotiations with respect to the Property, or destroyed at the Purchaser's discretion.</w:t>
        </w:r>
      </w:ins>
      <w:del w:id="5" w:author="Unknown Author" w:date="2026-03-09T00:47:38Z">
        <w:r>
          <w:rPr>
            <w:sz w:val="20"/>
          </w:rPr>
          <w:delText>must</w:delText>
        </w:r>
      </w:del>
      <w:del w:id="6" w:author="Unknown Author" w:date="2026-03-09T00:47:38Z">
        <w:r>
          <w:rPr>
            <w:spacing w:val="-9"/>
            <w:sz w:val="20"/>
          </w:rPr>
          <w:delText xml:space="preserve"> </w:delText>
        </w:r>
      </w:del>
      <w:del w:id="7" w:author="Unknown Author" w:date="2026-03-09T00:47:38Z">
        <w:r>
          <w:rPr>
            <w:sz w:val="20"/>
          </w:rPr>
          <w:delText>be</w:delText>
        </w:r>
      </w:del>
      <w:del w:id="8" w:author="Unknown Author" w:date="2026-03-09T00:47:38Z">
        <w:r>
          <w:rPr>
            <w:spacing w:val="-10"/>
            <w:sz w:val="20"/>
          </w:rPr>
          <w:delText xml:space="preserve"> </w:delText>
        </w:r>
      </w:del>
      <w:del w:id="9" w:author="Unknown Author" w:date="2026-03-09T00:47:38Z">
        <w:r>
          <w:rPr>
            <w:sz w:val="20"/>
          </w:rPr>
          <w:delText>returned</w:delText>
        </w:r>
      </w:del>
      <w:del w:id="10" w:author="Unknown Author" w:date="2026-03-09T00:47:38Z">
        <w:r>
          <w:rPr>
            <w:spacing w:val="-8"/>
            <w:sz w:val="20"/>
          </w:rPr>
          <w:delText xml:space="preserve"> </w:delText>
        </w:r>
      </w:del>
      <w:del w:id="11" w:author="Unknown Author" w:date="2026-03-09T00:47:38Z">
        <w:r>
          <w:rPr>
            <w:sz w:val="20"/>
          </w:rPr>
          <w:delText>to</w:delText>
        </w:r>
      </w:del>
      <w:del w:id="12" w:author="Unknown Author" w:date="2026-03-09T00:47:38Z">
        <w:r>
          <w:rPr>
            <w:spacing w:val="-9"/>
            <w:sz w:val="20"/>
          </w:rPr>
          <w:delText xml:space="preserve"> </w:delText>
        </w:r>
      </w:del>
      <w:del w:id="13" w:author="Unknown Author" w:date="2026-03-09T00:47:38Z">
        <w:r>
          <w:rPr>
            <w:sz w:val="20"/>
          </w:rPr>
          <w:delText>Broker</w:delText>
        </w:r>
      </w:del>
      <w:del w:id="14" w:author="Unknown Author" w:date="2026-03-09T00:47:38Z">
        <w:r>
          <w:rPr>
            <w:spacing w:val="-9"/>
            <w:sz w:val="20"/>
          </w:rPr>
          <w:delText xml:space="preserve"> </w:delText>
        </w:r>
      </w:del>
      <w:del w:id="15" w:author="Unknown Author" w:date="2026-03-09T00:47:38Z">
        <w:r>
          <w:rPr>
            <w:sz w:val="20"/>
          </w:rPr>
          <w:delText>upon</w:delText>
        </w:r>
      </w:del>
      <w:r>
        <w:rPr>
          <w:spacing w:val="-8"/>
          <w:sz w:val="20"/>
        </w:rPr>
        <w:t xml:space="preserve"> </w:t>
      </w:r>
      <w:r>
        <w:rPr>
          <w:sz w:val="20"/>
        </w:rPr>
        <w:t>Broker’s</w:t>
      </w:r>
      <w:r>
        <w:rPr>
          <w:spacing w:val="-10"/>
          <w:sz w:val="20"/>
        </w:rPr>
        <w:t xml:space="preserve"> </w:t>
      </w:r>
      <w:r>
        <w:rPr>
          <w:sz w:val="20"/>
        </w:rPr>
        <w:t>request</w:t>
      </w:r>
      <w:r>
        <w:rPr>
          <w:spacing w:val="-9"/>
          <w:sz w:val="20"/>
        </w:rPr>
        <w:t xml:space="preserve"> </w:t>
      </w:r>
      <w:r>
        <w:rPr>
          <w:sz w:val="20"/>
        </w:rPr>
        <w:t>or</w:t>
      </w:r>
      <w:r>
        <w:rPr>
          <w:spacing w:val="-9"/>
          <w:sz w:val="20"/>
        </w:rPr>
        <w:t xml:space="preserve"> </w:t>
      </w:r>
      <w:r>
        <w:rPr>
          <w:sz w:val="20"/>
        </w:rPr>
        <w:t>when</w:t>
      </w:r>
      <w:r>
        <w:rPr>
          <w:spacing w:val="-8"/>
          <w:sz w:val="20"/>
        </w:rPr>
        <w:t xml:space="preserve"> </w:t>
      </w:r>
      <w:r>
        <w:rPr>
          <w:sz w:val="20"/>
        </w:rPr>
        <w:t>the</w:t>
      </w:r>
      <w:r>
        <w:rPr>
          <w:spacing w:val="-10"/>
          <w:sz w:val="20"/>
        </w:rPr>
        <w:t xml:space="preserve"> </w:t>
      </w:r>
      <w:r>
        <w:rPr>
          <w:sz w:val="20"/>
        </w:rPr>
        <w:t>Potential</w:t>
      </w:r>
      <w:r>
        <w:rPr>
          <w:spacing w:val="-9"/>
          <w:sz w:val="20"/>
        </w:rPr>
        <w:t xml:space="preserve"> </w:t>
      </w:r>
      <w:r>
        <w:rPr>
          <w:sz w:val="20"/>
        </w:rPr>
        <w:t>Purchaser</w:t>
      </w:r>
      <w:r>
        <w:rPr>
          <w:spacing w:val="-8"/>
          <w:sz w:val="20"/>
        </w:rPr>
        <w:t xml:space="preserve"> </w:t>
      </w:r>
      <w:r>
        <w:rPr>
          <w:sz w:val="20"/>
        </w:rPr>
        <w:t>terminates</w:t>
      </w:r>
      <w:r>
        <w:rPr>
          <w:spacing w:val="-11"/>
          <w:sz w:val="20"/>
        </w:rPr>
        <w:t xml:space="preserve"> </w:t>
      </w:r>
      <w:r>
        <w:rPr>
          <w:sz w:val="20"/>
        </w:rPr>
        <w:t>negotiations</w:t>
      </w:r>
      <w:r>
        <w:rPr>
          <w:spacing w:val="-12"/>
          <w:sz w:val="20"/>
        </w:rPr>
        <w:t xml:space="preserve"> </w:t>
      </w:r>
      <w:r>
        <w:rPr>
          <w:sz w:val="20"/>
        </w:rPr>
        <w:t>with respect to the Property.</w:t>
      </w:r>
    </w:p>
    <w:p>
      <w:pPr>
        <w:pStyle w:val="BodyText"/>
        <w:rPr/>
      </w:pPr>
      <w:r>
        <w:rPr/>
      </w:r>
    </w:p>
    <w:p>
      <w:pPr>
        <w:pStyle w:val="ListParagraph"/>
        <w:numPr>
          <w:ilvl w:val="0"/>
          <w:numId w:val="1"/>
        </w:numPr>
        <w:tabs>
          <w:tab w:val="clear" w:pos="720"/>
          <w:tab w:val="left" w:pos="748" w:leader="none"/>
        </w:tabs>
        <w:spacing w:before="1" w:after="0"/>
        <w:ind w:hanging="375" w:left="747" w:right="109"/>
        <w:rPr>
          <w:sz w:val="20"/>
        </w:rPr>
      </w:pPr>
      <w:r>
        <w:rPr>
          <w:sz w:val="20"/>
        </w:rPr>
        <w:t xml:space="preserve">The Informational Materials may be disclosed to the Potential Purchaser’s </w:t>
      </w:r>
      <w:ins w:id="16" w:author="Unknown Author" w:date="2026-03-09T00:47:38Z">
        <w:r>
          <w:rPr>
            <w:sz w:val="20"/>
          </w:rPr>
          <w:t xml:space="preserve">to the </w:t>
        </w:r>
      </w:ins>
      <w:ins w:id="17" w:author="Unknown Author" w:date="2026-03-09T00:47:38Z">
        <w:r>
          <w:rPr>
            <w:rFonts w:eastAsia="Times New Roman" w:cs="Times New Roman"/>
            <w:color w:val="auto"/>
            <w:kern w:val="0"/>
            <w:sz w:val="20"/>
            <w:szCs w:val="22"/>
            <w:lang w:val="en-US" w:eastAsia="en-US" w:bidi="en-US"/>
          </w:rPr>
          <w:t>Potential Purchaser</w:t>
        </w:r>
      </w:ins>
      <w:ins w:id="18" w:author="Unknown Author" w:date="2026-03-09T00:47:38Z">
        <w:r>
          <w:rPr>
            <w:sz w:val="20"/>
          </w:rPr>
          <w:t>’s partners, employees, legal counsel, real estate broker, real estate agent, institutional lenders, and any other necessary third parties, for the purpose of evaluating the potential purchase of the Property.</w:t>
        </w:r>
      </w:ins>
      <w:del w:id="19" w:author="Unknown Author" w:date="2026-03-09T00:47:38Z">
        <w:r>
          <w:rPr>
            <w:sz w:val="20"/>
          </w:rPr>
          <w:delText>partners, employees, legal counsel, real estate</w:delText>
        </w:r>
      </w:del>
      <w:r>
        <w:rPr>
          <w:sz w:val="20"/>
        </w:rPr>
        <w:t xml:space="preserve"> broker, real estate agent and institutional lenders (“Related Parties”), for the purpose of evaluating the potential purchase of the Property. The Potential Purchaser shall maintain in strict confidence and not disclose or transfer to any person, entity or party</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as</w:t>
      </w:r>
      <w:r>
        <w:rPr>
          <w:spacing w:val="-10"/>
          <w:sz w:val="20"/>
        </w:rPr>
        <w:t xml:space="preserve"> </w:t>
      </w:r>
      <w:r>
        <w:rPr>
          <w:sz w:val="20"/>
        </w:rPr>
        <w:t>indicated</w:t>
      </w:r>
      <w:r>
        <w:rPr>
          <w:spacing w:val="-8"/>
          <w:sz w:val="20"/>
        </w:rPr>
        <w:t xml:space="preserve"> </w:t>
      </w:r>
      <w:r>
        <w:rPr>
          <w:sz w:val="20"/>
        </w:rPr>
        <w:t>herein</w:t>
      </w:r>
      <w:r>
        <w:rPr>
          <w:spacing w:val="-8"/>
          <w:sz w:val="20"/>
        </w:rPr>
        <w:t xml:space="preserve"> </w:t>
      </w:r>
      <w:r>
        <w:rPr>
          <w:sz w:val="20"/>
        </w:rPr>
        <w:t>above.</w:t>
      </w:r>
      <w:r>
        <w:rPr>
          <w:spacing w:val="33"/>
          <w:sz w:val="20"/>
        </w:rPr>
        <w:t xml:space="preserve"> </w:t>
      </w:r>
      <w:r>
        <w:rPr>
          <w:sz w:val="20"/>
        </w:rPr>
        <w:t>The</w:t>
      </w:r>
      <w:r>
        <w:rPr>
          <w:spacing w:val="-9"/>
          <w:sz w:val="20"/>
        </w:rPr>
        <w:t xml:space="preserve"> </w:t>
      </w:r>
      <w:r>
        <w:rPr>
          <w:sz w:val="20"/>
        </w:rPr>
        <w:t>Potential</w:t>
      </w:r>
      <w:r>
        <w:rPr>
          <w:spacing w:val="-8"/>
          <w:sz w:val="20"/>
        </w:rPr>
        <w:t xml:space="preserve"> </w:t>
      </w:r>
      <w:r>
        <w:rPr>
          <w:sz w:val="20"/>
        </w:rPr>
        <w:t>Purchaser</w:t>
      </w:r>
      <w:r>
        <w:rPr>
          <w:spacing w:val="-8"/>
          <w:sz w:val="20"/>
        </w:rPr>
        <w:t xml:space="preserve"> </w:t>
      </w:r>
      <w:r>
        <w:rPr>
          <w:sz w:val="20"/>
        </w:rPr>
        <w:t>is</w:t>
      </w:r>
      <w:r>
        <w:rPr>
          <w:spacing w:val="-10"/>
          <w:sz w:val="20"/>
        </w:rPr>
        <w:t xml:space="preserve"> </w:t>
      </w:r>
      <w:r>
        <w:rPr>
          <w:sz w:val="20"/>
        </w:rPr>
        <w:t>required</w:t>
      </w:r>
      <w:r>
        <w:rPr>
          <w:spacing w:val="-8"/>
          <w:sz w:val="20"/>
        </w:rPr>
        <w:t xml:space="preserve"> </w:t>
      </w:r>
      <w:r>
        <w:rPr>
          <w:sz w:val="20"/>
        </w:rPr>
        <w:t>to</w:t>
      </w:r>
      <w:r>
        <w:rPr>
          <w:spacing w:val="-8"/>
          <w:sz w:val="20"/>
        </w:rPr>
        <w:t xml:space="preserve"> </w:t>
      </w:r>
      <w:r>
        <w:rPr>
          <w:sz w:val="20"/>
        </w:rPr>
        <w:t>disclose</w:t>
      </w:r>
      <w:r>
        <w:rPr>
          <w:spacing w:val="-9"/>
          <w:sz w:val="20"/>
        </w:rPr>
        <w:t xml:space="preserve"> </w:t>
      </w:r>
      <w:r>
        <w:rPr>
          <w:sz w:val="20"/>
        </w:rPr>
        <w:t>the</w:t>
      </w:r>
      <w:r>
        <w:rPr>
          <w:spacing w:val="-9"/>
          <w:sz w:val="20"/>
        </w:rPr>
        <w:t xml:space="preserve"> </w:t>
      </w:r>
      <w:r>
        <w:rPr>
          <w:sz w:val="20"/>
        </w:rPr>
        <w:t>complete</w:t>
      </w:r>
      <w:r>
        <w:rPr>
          <w:spacing w:val="-9"/>
          <w:sz w:val="20"/>
        </w:rPr>
        <w:t xml:space="preserve"> </w:t>
      </w:r>
      <w:r>
        <w:rPr>
          <w:sz w:val="20"/>
        </w:rPr>
        <w:t>terms</w:t>
      </w:r>
      <w:r>
        <w:rPr>
          <w:spacing w:val="-10"/>
          <w:sz w:val="20"/>
        </w:rPr>
        <w:t xml:space="preserve"> </w:t>
      </w:r>
      <w:r>
        <w:rPr>
          <w:sz w:val="20"/>
        </w:rPr>
        <w:t>and</w:t>
      </w:r>
      <w:r>
        <w:rPr>
          <w:spacing w:val="-7"/>
          <w:sz w:val="20"/>
        </w:rPr>
        <w:t xml:space="preserve"> </w:t>
      </w:r>
      <w:r>
        <w:rPr>
          <w:sz w:val="20"/>
        </w:rPr>
        <w:t>conditions of this Confidentiality Agreement in its entirety to all “Related Parties and obtain all “Related Parties” strict adherence to this Agreement. The Potential Purchaser shall take all steps to insure that the confidential information is not disclosed, transferred or utilized in violation of this</w:t>
      </w:r>
      <w:r>
        <w:rPr>
          <w:spacing w:val="-1"/>
          <w:sz w:val="20"/>
        </w:rPr>
        <w:t xml:space="preserve"> </w:t>
      </w:r>
      <w:r>
        <w:rPr>
          <w:sz w:val="20"/>
        </w:rPr>
        <w:t>Agreement.</w:t>
      </w:r>
    </w:p>
    <w:p>
      <w:pPr>
        <w:pStyle w:val="BodyText"/>
        <w:spacing w:before="10" w:after="0"/>
        <w:rPr>
          <w:sz w:val="19"/>
        </w:rPr>
      </w:pPr>
      <w:r>
        <w:rPr>
          <w:sz w:val="19"/>
        </w:rPr>
      </w:r>
    </w:p>
    <w:p>
      <w:pPr>
        <w:pStyle w:val="ListParagraph"/>
        <w:numPr>
          <w:ilvl w:val="0"/>
          <w:numId w:val="1"/>
        </w:numPr>
        <w:tabs>
          <w:tab w:val="clear" w:pos="720"/>
          <w:tab w:val="left" w:pos="748" w:leader="none"/>
        </w:tabs>
        <w:ind w:hanging="375" w:left="747" w:right="110"/>
        <w:rPr>
          <w:sz w:val="20"/>
        </w:rPr>
      </w:pPr>
      <w:r>
        <w:rPr>
          <w:sz w:val="20"/>
        </w:rPr>
        <w:t>The Potential Purchaser understands and acknowledges that Broker and the Owner do not make any representations or warranty as to the accuracy or completeness of the Informational Materials and that the information used in the preparation of</w:t>
      </w:r>
      <w:r>
        <w:rPr>
          <w:spacing w:val="-11"/>
          <w:sz w:val="20"/>
        </w:rPr>
        <w:t xml:space="preserve"> </w:t>
      </w:r>
      <w:r>
        <w:rPr>
          <w:sz w:val="20"/>
        </w:rPr>
        <w:t>the</w:t>
      </w:r>
      <w:r>
        <w:rPr>
          <w:spacing w:val="-11"/>
          <w:sz w:val="20"/>
        </w:rPr>
        <w:t xml:space="preserve"> </w:t>
      </w:r>
      <w:r>
        <w:rPr>
          <w:sz w:val="20"/>
        </w:rPr>
        <w:t>Informational</w:t>
      </w:r>
      <w:r>
        <w:rPr>
          <w:spacing w:val="-12"/>
          <w:sz w:val="20"/>
        </w:rPr>
        <w:t xml:space="preserve"> </w:t>
      </w:r>
      <w:r>
        <w:rPr>
          <w:sz w:val="20"/>
        </w:rPr>
        <w:t>Materials</w:t>
      </w:r>
      <w:r>
        <w:rPr>
          <w:spacing w:val="-12"/>
          <w:sz w:val="20"/>
        </w:rPr>
        <w:t xml:space="preserve"> </w:t>
      </w:r>
      <w:r>
        <w:rPr>
          <w:sz w:val="20"/>
        </w:rPr>
        <w:t>was</w:t>
      </w:r>
      <w:r>
        <w:rPr>
          <w:spacing w:val="-12"/>
          <w:sz w:val="20"/>
        </w:rPr>
        <w:t xml:space="preserve"> </w:t>
      </w:r>
      <w:r>
        <w:rPr>
          <w:sz w:val="20"/>
        </w:rPr>
        <w:t>furnished</w:t>
      </w:r>
      <w:r>
        <w:rPr>
          <w:spacing w:val="-10"/>
          <w:sz w:val="20"/>
        </w:rPr>
        <w:t xml:space="preserve"> </w:t>
      </w:r>
      <w:r>
        <w:rPr>
          <w:sz w:val="20"/>
        </w:rPr>
        <w:t>to</w:t>
      </w:r>
      <w:r>
        <w:rPr>
          <w:spacing w:val="-9"/>
          <w:sz w:val="20"/>
        </w:rPr>
        <w:t xml:space="preserve"> </w:t>
      </w:r>
      <w:r>
        <w:rPr>
          <w:sz w:val="20"/>
        </w:rPr>
        <w:t>Broker</w:t>
      </w:r>
      <w:r>
        <w:rPr>
          <w:spacing w:val="-11"/>
          <w:sz w:val="20"/>
        </w:rPr>
        <w:t xml:space="preserve"> </w:t>
      </w:r>
      <w:r>
        <w:rPr>
          <w:sz w:val="20"/>
        </w:rPr>
        <w:t>by</w:t>
      </w:r>
      <w:r>
        <w:rPr>
          <w:spacing w:val="-10"/>
          <w:sz w:val="20"/>
        </w:rPr>
        <w:t xml:space="preserve"> </w:t>
      </w:r>
      <w:r>
        <w:rPr>
          <w:sz w:val="20"/>
        </w:rPr>
        <w:t>others</w:t>
      </w:r>
      <w:r>
        <w:rPr>
          <w:spacing w:val="-12"/>
          <w:sz w:val="20"/>
        </w:rPr>
        <w:t xml:space="preserve"> </w:t>
      </w:r>
      <w:r>
        <w:rPr>
          <w:sz w:val="20"/>
        </w:rPr>
        <w:t>and</w:t>
      </w:r>
      <w:r>
        <w:rPr>
          <w:spacing w:val="-10"/>
          <w:sz w:val="20"/>
        </w:rPr>
        <w:t xml:space="preserve"> </w:t>
      </w:r>
      <w:r>
        <w:rPr>
          <w:sz w:val="20"/>
        </w:rPr>
        <w:t>has</w:t>
      </w:r>
      <w:r>
        <w:rPr>
          <w:spacing w:val="-12"/>
          <w:sz w:val="20"/>
        </w:rPr>
        <w:t xml:space="preserve"> </w:t>
      </w:r>
      <w:r>
        <w:rPr>
          <w:sz w:val="20"/>
        </w:rPr>
        <w:t>not</w:t>
      </w:r>
      <w:r>
        <w:rPr>
          <w:spacing w:val="-13"/>
          <w:sz w:val="20"/>
        </w:rPr>
        <w:t xml:space="preserve"> </w:t>
      </w:r>
      <w:r>
        <w:rPr>
          <w:sz w:val="20"/>
        </w:rPr>
        <w:t>been</w:t>
      </w:r>
      <w:r>
        <w:rPr>
          <w:spacing w:val="-10"/>
          <w:sz w:val="20"/>
        </w:rPr>
        <w:t xml:space="preserve"> </w:t>
      </w:r>
      <w:r>
        <w:rPr>
          <w:sz w:val="20"/>
        </w:rPr>
        <w:t>independently</w:t>
      </w:r>
      <w:r>
        <w:rPr>
          <w:spacing w:val="-13"/>
          <w:sz w:val="20"/>
        </w:rPr>
        <w:t xml:space="preserve"> </w:t>
      </w:r>
      <w:r>
        <w:rPr>
          <w:sz w:val="20"/>
        </w:rPr>
        <w:t>verified</w:t>
      </w:r>
      <w:r>
        <w:rPr>
          <w:spacing w:val="-10"/>
          <w:sz w:val="20"/>
        </w:rPr>
        <w:t xml:space="preserve"> </w:t>
      </w:r>
      <w:r>
        <w:rPr>
          <w:sz w:val="20"/>
        </w:rPr>
        <w:t>by</w:t>
      </w:r>
      <w:r>
        <w:rPr>
          <w:spacing w:val="-10"/>
          <w:sz w:val="20"/>
        </w:rPr>
        <w:t xml:space="preserve"> </w:t>
      </w:r>
      <w:r>
        <w:rPr>
          <w:sz w:val="20"/>
        </w:rPr>
        <w:t>Broker and is not guaranteed as to completeness or accuracy. It is the responsibility of the Potential Purchaser to independently verify the accuracy and completeness and Informational</w:t>
      </w:r>
      <w:r>
        <w:rPr>
          <w:spacing w:val="-3"/>
          <w:sz w:val="20"/>
        </w:rPr>
        <w:t xml:space="preserve"> </w:t>
      </w:r>
      <w:r>
        <w:rPr>
          <w:sz w:val="20"/>
        </w:rPr>
        <w:t>Materials.</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The Potential Purchaser hereby indemnifies and holds harmless Broker and the Owner and their respective affiliates and</w:t>
      </w:r>
      <w:r>
        <w:rPr>
          <w:spacing w:val="-11"/>
          <w:sz w:val="20"/>
        </w:rPr>
        <w:t xml:space="preserve"> </w:t>
      </w:r>
      <w:r>
        <w:rPr>
          <w:sz w:val="20"/>
        </w:rPr>
        <w:t>successors</w:t>
      </w:r>
      <w:r>
        <w:rPr>
          <w:spacing w:val="-12"/>
          <w:sz w:val="20"/>
        </w:rPr>
        <w:t xml:space="preserve"> </w:t>
      </w:r>
      <w:r>
        <w:rPr>
          <w:sz w:val="20"/>
        </w:rPr>
        <w:t>and</w:t>
      </w:r>
      <w:r>
        <w:rPr>
          <w:spacing w:val="-10"/>
          <w:sz w:val="20"/>
        </w:rPr>
        <w:t xml:space="preserve"> </w:t>
      </w:r>
      <w:r>
        <w:rPr>
          <w:sz w:val="20"/>
        </w:rPr>
        <w:t>assigns</w:t>
      </w:r>
      <w:r>
        <w:rPr>
          <w:spacing w:val="-12"/>
          <w:sz w:val="20"/>
        </w:rPr>
        <w:t xml:space="preserve"> </w:t>
      </w:r>
      <w:r>
        <w:rPr>
          <w:sz w:val="20"/>
        </w:rPr>
        <w:t>against</w:t>
      </w:r>
      <w:r>
        <w:rPr>
          <w:spacing w:val="-12"/>
          <w:sz w:val="20"/>
        </w:rPr>
        <w:t xml:space="preserve"> </w:t>
      </w:r>
      <w:r>
        <w:rPr>
          <w:sz w:val="20"/>
        </w:rPr>
        <w:t>and</w:t>
      </w:r>
      <w:r>
        <w:rPr>
          <w:spacing w:val="-11"/>
          <w:sz w:val="20"/>
        </w:rPr>
        <w:t xml:space="preserve"> </w:t>
      </w:r>
      <w:r>
        <w:rPr>
          <w:sz w:val="20"/>
        </w:rPr>
        <w:t>from</w:t>
      </w:r>
      <w:r>
        <w:rPr>
          <w:spacing w:val="-11"/>
          <w:sz w:val="20"/>
        </w:rPr>
        <w:t xml:space="preserve"> </w:t>
      </w:r>
      <w:r>
        <w:rPr>
          <w:sz w:val="20"/>
        </w:rPr>
        <w:t>any</w:t>
      </w:r>
      <w:r>
        <w:rPr>
          <w:spacing w:val="-10"/>
          <w:sz w:val="20"/>
        </w:rPr>
        <w:t xml:space="preserve"> </w:t>
      </w:r>
      <w:r>
        <w:rPr>
          <w:sz w:val="20"/>
        </w:rPr>
        <w:t>loss,</w:t>
      </w:r>
      <w:r>
        <w:rPr>
          <w:spacing w:val="-11"/>
          <w:sz w:val="20"/>
        </w:rPr>
        <w:t xml:space="preserve"> </w:t>
      </w:r>
      <w:r>
        <w:rPr>
          <w:sz w:val="20"/>
        </w:rPr>
        <w:t>liability</w:t>
      </w:r>
      <w:r>
        <w:rPr>
          <w:spacing w:val="-10"/>
          <w:sz w:val="20"/>
        </w:rPr>
        <w:t xml:space="preserve"> </w:t>
      </w:r>
      <w:r>
        <w:rPr>
          <w:sz w:val="20"/>
        </w:rPr>
        <w:t>or</w:t>
      </w:r>
      <w:r>
        <w:rPr>
          <w:spacing w:val="-12"/>
          <w:sz w:val="20"/>
        </w:rPr>
        <w:t xml:space="preserve"> </w:t>
      </w:r>
      <w:r>
        <w:rPr>
          <w:sz w:val="20"/>
        </w:rPr>
        <w:t>expense,</w:t>
      </w:r>
      <w:r>
        <w:rPr>
          <w:spacing w:val="-11"/>
          <w:sz w:val="20"/>
        </w:rPr>
        <w:t xml:space="preserve"> </w:t>
      </w:r>
      <w:ins w:id="20" w:author="Unknown Author" w:date="2026-03-09T00:47:38Z">
        <w:r>
          <w:rPr>
            <w:spacing w:val="-11"/>
            <w:sz w:val="20"/>
          </w:rPr>
          <w:t>including reasonable attorney's fees, arising out of any breach</w:t>
        </w:r>
      </w:ins>
      <w:del w:id="21" w:author="Unknown Author" w:date="2026-03-09T00:47:38Z">
        <w:r>
          <w:rPr>
            <w:sz w:val="20"/>
          </w:rPr>
          <w:delText>including</w:delText>
        </w:r>
      </w:del>
      <w:del w:id="22" w:author="Unknown Author" w:date="2026-03-09T00:47:38Z">
        <w:r>
          <w:rPr>
            <w:spacing w:val="-10"/>
            <w:sz w:val="20"/>
          </w:rPr>
          <w:delText xml:space="preserve"> </w:delText>
        </w:r>
      </w:del>
      <w:del w:id="23" w:author="Unknown Author" w:date="2026-03-09T00:47:38Z">
        <w:r>
          <w:rPr>
            <w:sz w:val="20"/>
          </w:rPr>
          <w:delText>attorney’s</w:delText>
        </w:r>
      </w:del>
      <w:del w:id="24" w:author="Unknown Author" w:date="2026-03-09T00:47:38Z">
        <w:r>
          <w:rPr>
            <w:spacing w:val="-12"/>
            <w:sz w:val="20"/>
          </w:rPr>
          <w:delText xml:space="preserve"> </w:delText>
        </w:r>
      </w:del>
      <w:del w:id="25" w:author="Unknown Author" w:date="2026-03-09T00:47:38Z">
        <w:r>
          <w:rPr>
            <w:sz w:val="20"/>
          </w:rPr>
          <w:delText>fees,</w:delText>
        </w:r>
      </w:del>
      <w:del w:id="26" w:author="Unknown Author" w:date="2026-03-09T00:47:38Z">
        <w:r>
          <w:rPr>
            <w:spacing w:val="-11"/>
            <w:sz w:val="20"/>
          </w:rPr>
          <w:delText xml:space="preserve"> </w:delText>
        </w:r>
      </w:del>
      <w:del w:id="27" w:author="Unknown Author" w:date="2026-03-09T00:47:38Z">
        <w:r>
          <w:rPr>
            <w:sz w:val="20"/>
          </w:rPr>
          <w:delText>arising</w:delText>
        </w:r>
      </w:del>
      <w:del w:id="28" w:author="Unknown Author" w:date="2026-03-09T00:47:38Z">
        <w:r>
          <w:rPr>
            <w:spacing w:val="-10"/>
            <w:sz w:val="20"/>
          </w:rPr>
          <w:delText xml:space="preserve"> </w:delText>
        </w:r>
      </w:del>
      <w:del w:id="29" w:author="Unknown Author" w:date="2026-03-09T00:47:38Z">
        <w:r>
          <w:rPr>
            <w:sz w:val="20"/>
          </w:rPr>
          <w:delText>out</w:delText>
        </w:r>
      </w:del>
      <w:del w:id="30" w:author="Unknown Author" w:date="2026-03-09T00:47:38Z">
        <w:r>
          <w:rPr>
            <w:spacing w:val="-13"/>
            <w:sz w:val="20"/>
          </w:rPr>
          <w:delText xml:space="preserve"> </w:delText>
        </w:r>
      </w:del>
      <w:del w:id="31" w:author="Unknown Author" w:date="2026-03-09T00:47:38Z">
        <w:r>
          <w:rPr>
            <w:sz w:val="20"/>
          </w:rPr>
          <w:delText>of</w:delText>
        </w:r>
      </w:del>
      <w:del w:id="32" w:author="Unknown Author" w:date="2026-03-09T00:47:38Z">
        <w:r>
          <w:rPr>
            <w:spacing w:val="-11"/>
            <w:sz w:val="20"/>
          </w:rPr>
          <w:delText xml:space="preserve"> </w:delText>
        </w:r>
      </w:del>
      <w:del w:id="33" w:author="Unknown Author" w:date="2026-03-09T00:47:38Z">
        <w:r>
          <w:rPr>
            <w:sz w:val="20"/>
          </w:rPr>
          <w:delText>any</w:delText>
        </w:r>
      </w:del>
      <w:del w:id="34" w:author="Unknown Author" w:date="2026-03-09T00:47:38Z">
        <w:r>
          <w:rPr>
            <w:spacing w:val="-10"/>
            <w:sz w:val="20"/>
          </w:rPr>
          <w:delText xml:space="preserve"> </w:delText>
        </w:r>
      </w:del>
      <w:del w:id="35" w:author="Unknown Author" w:date="2026-03-09T00:47:38Z">
        <w:r>
          <w:rPr>
            <w:sz w:val="20"/>
          </w:rPr>
          <w:delText>breach</w:delText>
        </w:r>
      </w:del>
      <w:r>
        <w:rPr>
          <w:sz w:val="20"/>
        </w:rPr>
        <w:t xml:space="preserve"> of any of the terms of this Agreement. The Potential Purchaser acknowledges that disclosure of any of the Informational Materials in violation of this Agreement would result in an irreparable injury</w:t>
      </w:r>
      <w:r>
        <w:rPr>
          <w:spacing w:val="-6"/>
          <w:sz w:val="20"/>
        </w:rPr>
        <w:t xml:space="preserve"> </w:t>
      </w:r>
      <w:r>
        <w:rPr>
          <w:sz w:val="20"/>
        </w:rPr>
        <w:t>to</w:t>
      </w:r>
    </w:p>
    <w:p>
      <w:pPr>
        <w:pStyle w:val="ListParagraph"/>
        <w:tabs>
          <w:tab w:val="clear" w:pos="720"/>
          <w:tab w:val="left" w:pos="747" w:leader="none"/>
        </w:tabs>
        <w:ind w:hanging="0" w:left="746" w:right="110"/>
        <w:rPr/>
      </w:pPr>
      <w:r>
        <w:rPr/>
      </w:r>
    </w:p>
    <w:p>
      <w:pPr>
        <w:pStyle w:val="BodyText"/>
        <w:ind w:left="747" w:right="112"/>
        <w:jc w:val="both"/>
        <w:rPr/>
      </w:pPr>
      <w:r>
        <w:rPr/>
        <w:t>Owner and by reason thereof, the Potential Purchaser consents and agrees that the Owner shall be entitled to an injunction to be issued by any court of competent jurisdiction restraining the Potential Purchaser and the “Related Parties” and its affiliates,</w:t>
      </w:r>
      <w:r>
        <w:rPr>
          <w:spacing w:val="-13"/>
        </w:rPr>
        <w:t xml:space="preserve"> </w:t>
      </w:r>
      <w:r>
        <w:rPr/>
        <w:t>representatives,</w:t>
      </w:r>
      <w:r>
        <w:rPr>
          <w:spacing w:val="-13"/>
        </w:rPr>
        <w:t xml:space="preserve"> </w:t>
      </w:r>
      <w:r>
        <w:rPr/>
        <w:t>agents</w:t>
      </w:r>
      <w:r>
        <w:rPr>
          <w:spacing w:val="-14"/>
        </w:rPr>
        <w:t xml:space="preserve"> </w:t>
      </w:r>
      <w:r>
        <w:rPr/>
        <w:t>or</w:t>
      </w:r>
      <w:r>
        <w:rPr>
          <w:spacing w:val="-13"/>
        </w:rPr>
        <w:t xml:space="preserve"> </w:t>
      </w:r>
      <w:r>
        <w:rPr/>
        <w:t>employees</w:t>
      </w:r>
      <w:r>
        <w:rPr>
          <w:spacing w:val="-16"/>
        </w:rPr>
        <w:t xml:space="preserve"> </w:t>
      </w:r>
      <w:r>
        <w:rPr/>
        <w:t>from</w:t>
      </w:r>
      <w:r>
        <w:rPr>
          <w:spacing w:val="-15"/>
        </w:rPr>
        <w:t xml:space="preserve"> </w:t>
      </w:r>
      <w:r>
        <w:rPr/>
        <w:t>committing</w:t>
      </w:r>
      <w:r>
        <w:rPr>
          <w:spacing w:val="-14"/>
        </w:rPr>
        <w:t xml:space="preserve"> </w:t>
      </w:r>
      <w:r>
        <w:rPr/>
        <w:t>or</w:t>
      </w:r>
      <w:r>
        <w:rPr>
          <w:spacing w:val="-13"/>
        </w:rPr>
        <w:t xml:space="preserve"> </w:t>
      </w:r>
      <w:r>
        <w:rPr/>
        <w:t>continuing</w:t>
      </w:r>
      <w:r>
        <w:rPr>
          <w:spacing w:val="-12"/>
        </w:rPr>
        <w:t xml:space="preserve"> </w:t>
      </w:r>
      <w:r>
        <w:rPr/>
        <w:t>such</w:t>
      </w:r>
      <w:r>
        <w:rPr>
          <w:spacing w:val="-15"/>
        </w:rPr>
        <w:t xml:space="preserve"> </w:t>
      </w:r>
      <w:r>
        <w:rPr/>
        <w:t>violation</w:t>
      </w:r>
      <w:r>
        <w:rPr>
          <w:spacing w:val="-12"/>
        </w:rPr>
        <w:t xml:space="preserve"> </w:t>
      </w:r>
      <w:ins w:id="36" w:author="Unknown Author" w:date="2026-03-09T00:47:38Z">
        <w:r>
          <w:rPr>
            <w:spacing w:val="-12"/>
          </w:rPr>
          <w:t>without the necessity of posting a bond.</w:t>
        </w:r>
      </w:ins>
      <w:del w:id="37" w:author="Unknown Author" w:date="2026-03-09T00:47:38Z">
        <w:r>
          <w:rPr/>
          <w:delText>without</w:delText>
        </w:r>
      </w:del>
      <w:del w:id="38" w:author="Unknown Author" w:date="2026-03-09T00:47:38Z">
        <w:r>
          <w:rPr>
            <w:spacing w:val="-15"/>
          </w:rPr>
          <w:delText xml:space="preserve"> </w:delText>
        </w:r>
      </w:del>
      <w:del w:id="39" w:author="Unknown Author" w:date="2026-03-09T00:47:38Z">
        <w:r>
          <w:rPr/>
          <w:delText>the</w:delText>
        </w:r>
      </w:del>
      <w:del w:id="40" w:author="Unknown Author" w:date="2026-03-09T00:47:38Z">
        <w:r>
          <w:rPr>
            <w:spacing w:val="-16"/>
          </w:rPr>
          <w:delText xml:space="preserve"> </w:delText>
        </w:r>
      </w:del>
      <w:del w:id="41" w:author="Unknown Author" w:date="2026-03-09T00:47:38Z">
        <w:r>
          <w:rPr/>
          <w:delText>necessity</w:delText>
        </w:r>
      </w:del>
      <w:del w:id="42" w:author="Unknown Author" w:date="2026-03-09T00:47:38Z">
        <w:r>
          <w:rPr>
            <w:spacing w:val="-12"/>
          </w:rPr>
          <w:delText xml:space="preserve"> </w:delText>
        </w:r>
      </w:del>
      <w:del w:id="43" w:author="Unknown Author" w:date="2026-03-09T00:47:38Z">
        <w:r>
          <w:rPr/>
          <w:delText>of</w:delText>
        </w:r>
      </w:del>
      <w:del w:id="44" w:author="Unknown Author" w:date="2026-03-09T00:47:38Z">
        <w:r>
          <w:rPr>
            <w:spacing w:val="-14"/>
          </w:rPr>
          <w:delText xml:space="preserve"> </w:delText>
        </w:r>
      </w:del>
      <w:del w:id="45" w:author="Unknown Author" w:date="2026-03-09T00:47:38Z">
        <w:r>
          <w:rPr/>
          <w:delText>posting a bond or proving special damages or irreparable</w:delText>
        </w:r>
      </w:del>
      <w:del w:id="46" w:author="Unknown Author" w:date="2026-03-09T00:47:38Z">
        <w:r>
          <w:rPr>
            <w:spacing w:val="-4"/>
          </w:rPr>
          <w:delText xml:space="preserve"> </w:delText>
        </w:r>
      </w:del>
      <w:del w:id="47" w:author="Unknown Author" w:date="2026-03-09T00:47:38Z">
        <w:r>
          <w:rPr/>
          <w:delText>injury.</w:delText>
        </w:r>
      </w:del>
    </w:p>
    <w:p>
      <w:pPr>
        <w:pStyle w:val="BodyText"/>
        <w:rPr/>
      </w:pPr>
      <w:r>
        <w:rPr/>
      </w:r>
    </w:p>
    <w:p>
      <w:pPr>
        <w:pStyle w:val="ListParagraph"/>
        <w:numPr>
          <w:ilvl w:val="0"/>
          <w:numId w:val="1"/>
        </w:numPr>
        <w:tabs>
          <w:tab w:val="clear" w:pos="720"/>
          <w:tab w:val="left" w:pos="747" w:leader="none"/>
        </w:tabs>
        <w:ind w:hanging="375" w:left="747" w:right="110"/>
        <w:rPr>
          <w:sz w:val="20"/>
        </w:rPr>
      </w:pPr>
      <w:r>
        <w:rPr>
          <w:sz w:val="20"/>
        </w:rPr>
        <w:t>The Potential Purchaser acknowledges that the property has not been offered for sale, but if it is, is subject to withdrawal from</w:t>
      </w:r>
      <w:r>
        <w:rPr>
          <w:spacing w:val="-10"/>
          <w:sz w:val="20"/>
        </w:rPr>
        <w:t xml:space="preserve"> </w:t>
      </w:r>
      <w:r>
        <w:rPr>
          <w:sz w:val="20"/>
        </w:rPr>
        <w:t>the</w:t>
      </w:r>
      <w:r>
        <w:rPr>
          <w:spacing w:val="-10"/>
          <w:sz w:val="20"/>
        </w:rPr>
        <w:t xml:space="preserve"> </w:t>
      </w:r>
      <w:r>
        <w:rPr>
          <w:sz w:val="20"/>
        </w:rPr>
        <w:t>market,</w:t>
      </w:r>
      <w:r>
        <w:rPr>
          <w:spacing w:val="-10"/>
          <w:sz w:val="20"/>
        </w:rPr>
        <w:t xml:space="preserve"> </w:t>
      </w:r>
      <w:r>
        <w:rPr>
          <w:sz w:val="20"/>
        </w:rPr>
        <w:t>change</w:t>
      </w:r>
      <w:r>
        <w:rPr>
          <w:spacing w:val="-12"/>
          <w:sz w:val="20"/>
        </w:rPr>
        <w:t xml:space="preserve"> </w:t>
      </w:r>
      <w:r>
        <w:rPr>
          <w:sz w:val="20"/>
        </w:rPr>
        <w:t>in</w:t>
      </w:r>
      <w:r>
        <w:rPr>
          <w:spacing w:val="-9"/>
          <w:sz w:val="20"/>
        </w:rPr>
        <w:t xml:space="preserve"> </w:t>
      </w:r>
      <w:r>
        <w:rPr>
          <w:sz w:val="20"/>
        </w:rPr>
        <w:t>offering</w:t>
      </w:r>
      <w:r>
        <w:rPr>
          <w:spacing w:val="-9"/>
          <w:sz w:val="20"/>
        </w:rPr>
        <w:t xml:space="preserve"> </w:t>
      </w:r>
      <w:r>
        <w:rPr>
          <w:sz w:val="20"/>
        </w:rPr>
        <w:t>price,</w:t>
      </w:r>
      <w:r>
        <w:rPr>
          <w:spacing w:val="-10"/>
          <w:sz w:val="20"/>
        </w:rPr>
        <w:t xml:space="preserve"> </w:t>
      </w:r>
      <w:r>
        <w:rPr>
          <w:sz w:val="20"/>
        </w:rPr>
        <w:t>prior</w:t>
      </w:r>
      <w:r>
        <w:rPr>
          <w:spacing w:val="-12"/>
          <w:sz w:val="20"/>
        </w:rPr>
        <w:t xml:space="preserve"> </w:t>
      </w:r>
      <w:r>
        <w:rPr>
          <w:sz w:val="20"/>
        </w:rPr>
        <w:t>sale</w:t>
      </w:r>
      <w:r>
        <w:rPr>
          <w:spacing w:val="-10"/>
          <w:sz w:val="20"/>
        </w:rPr>
        <w:t xml:space="preserve"> </w:t>
      </w:r>
      <w:r>
        <w:rPr>
          <w:sz w:val="20"/>
        </w:rPr>
        <w:t>or</w:t>
      </w:r>
      <w:r>
        <w:rPr>
          <w:spacing w:val="-12"/>
          <w:sz w:val="20"/>
        </w:rPr>
        <w:t xml:space="preserve"> </w:t>
      </w:r>
      <w:r>
        <w:rPr>
          <w:sz w:val="20"/>
        </w:rPr>
        <w:t>rejection</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offer</w:t>
      </w:r>
      <w:r>
        <w:rPr>
          <w:spacing w:val="-12"/>
          <w:sz w:val="20"/>
        </w:rPr>
        <w:t xml:space="preserve"> </w:t>
      </w:r>
      <w:r>
        <w:rPr>
          <w:sz w:val="20"/>
        </w:rPr>
        <w:t>because</w:t>
      </w:r>
      <w:r>
        <w:rPr>
          <w:spacing w:val="-10"/>
          <w:sz w:val="20"/>
        </w:rPr>
        <w:t xml:space="preserve"> </w:t>
      </w:r>
      <w:r>
        <w:rPr>
          <w:sz w:val="20"/>
        </w:rPr>
        <w:t>of</w:t>
      </w:r>
      <w:r>
        <w:rPr>
          <w:spacing w:val="-9"/>
          <w:sz w:val="20"/>
        </w:rPr>
        <w:t xml:space="preserve"> </w:t>
      </w:r>
      <w:r>
        <w:rPr>
          <w:sz w:val="20"/>
        </w:rPr>
        <w:t>the</w:t>
      </w:r>
      <w:r>
        <w:rPr>
          <w:spacing w:val="-12"/>
          <w:sz w:val="20"/>
        </w:rPr>
        <w:t xml:space="preserve"> </w:t>
      </w:r>
      <w:r>
        <w:rPr>
          <w:sz w:val="20"/>
        </w:rPr>
        <w:t>terms</w:t>
      </w:r>
      <w:r>
        <w:rPr>
          <w:spacing w:val="-11"/>
          <w:sz w:val="20"/>
        </w:rPr>
        <w:t xml:space="preserve"> </w:t>
      </w:r>
      <w:r>
        <w:rPr>
          <w:sz w:val="20"/>
        </w:rPr>
        <w:t>thereof,</w:t>
      </w:r>
      <w:r>
        <w:rPr>
          <w:spacing w:val="-10"/>
          <w:sz w:val="20"/>
        </w:rPr>
        <w:t xml:space="preserve"> </w:t>
      </w:r>
      <w:r>
        <w:rPr>
          <w:sz w:val="20"/>
        </w:rPr>
        <w:t>lack</w:t>
      </w:r>
      <w:r>
        <w:rPr>
          <w:spacing w:val="-11"/>
          <w:sz w:val="20"/>
        </w:rPr>
        <w:t xml:space="preserve"> </w:t>
      </w:r>
      <w:r>
        <w:rPr>
          <w:sz w:val="20"/>
        </w:rPr>
        <w:t>of</w:t>
      </w:r>
      <w:r>
        <w:rPr>
          <w:spacing w:val="-9"/>
          <w:sz w:val="20"/>
        </w:rPr>
        <w:t xml:space="preserve"> </w:t>
      </w:r>
      <w:r>
        <w:rPr>
          <w:sz w:val="20"/>
        </w:rPr>
        <w:t>satisfactory credit references of any prospective purchaser, or for any other reason whatsoever, without notice. The Potential Purchaser acknowledges</w:t>
      </w:r>
      <w:r>
        <w:rPr>
          <w:spacing w:val="-8"/>
          <w:sz w:val="20"/>
        </w:rPr>
        <w:t xml:space="preserve"> </w:t>
      </w:r>
      <w:r>
        <w:rPr>
          <w:sz w:val="20"/>
        </w:rPr>
        <w:t>that</w:t>
      </w:r>
      <w:r>
        <w:rPr>
          <w:spacing w:val="-7"/>
          <w:sz w:val="20"/>
        </w:rPr>
        <w:t xml:space="preserve"> </w:t>
      </w:r>
      <w:r>
        <w:rPr>
          <w:sz w:val="20"/>
        </w:rPr>
        <w:t>the</w:t>
      </w:r>
      <w:r>
        <w:rPr>
          <w:spacing w:val="-7"/>
          <w:sz w:val="20"/>
        </w:rPr>
        <w:t xml:space="preserve"> </w:t>
      </w:r>
      <w:r>
        <w:rPr>
          <w:sz w:val="20"/>
        </w:rPr>
        <w:t>property</w:t>
      </w:r>
      <w:r>
        <w:rPr>
          <w:spacing w:val="-7"/>
          <w:sz w:val="20"/>
        </w:rPr>
        <w:t xml:space="preserve"> </w:t>
      </w:r>
      <w:r>
        <w:rPr>
          <w:sz w:val="20"/>
        </w:rPr>
        <w:t>is</w:t>
      </w:r>
      <w:r>
        <w:rPr>
          <w:spacing w:val="-7"/>
          <w:sz w:val="20"/>
        </w:rPr>
        <w:t xml:space="preserve"> </w:t>
      </w:r>
      <w:r>
        <w:rPr>
          <w:sz w:val="20"/>
        </w:rPr>
        <w:t>being</w:t>
      </w:r>
      <w:r>
        <w:rPr>
          <w:spacing w:val="-7"/>
          <w:sz w:val="20"/>
        </w:rPr>
        <w:t xml:space="preserve"> </w:t>
      </w:r>
      <w:r>
        <w:rPr>
          <w:sz w:val="20"/>
        </w:rPr>
        <w:t>offered</w:t>
      </w:r>
      <w:r>
        <w:rPr>
          <w:spacing w:val="-6"/>
          <w:sz w:val="20"/>
        </w:rPr>
        <w:t xml:space="preserve"> </w:t>
      </w:r>
      <w:r>
        <w:rPr>
          <w:sz w:val="20"/>
        </w:rPr>
        <w:t>without</w:t>
      </w:r>
      <w:r>
        <w:rPr>
          <w:spacing w:val="-7"/>
          <w:sz w:val="20"/>
        </w:rPr>
        <w:t xml:space="preserve"> </w:t>
      </w:r>
      <w:r>
        <w:rPr>
          <w:sz w:val="20"/>
        </w:rPr>
        <w:t>regard</w:t>
      </w:r>
      <w:r>
        <w:rPr>
          <w:spacing w:val="-6"/>
          <w:sz w:val="20"/>
        </w:rPr>
        <w:t xml:space="preserve"> </w:t>
      </w:r>
      <w:r>
        <w:rPr>
          <w:sz w:val="20"/>
        </w:rPr>
        <w:t>to</w:t>
      </w:r>
      <w:r>
        <w:rPr>
          <w:spacing w:val="-6"/>
          <w:sz w:val="20"/>
        </w:rPr>
        <w:t xml:space="preserve"> </w:t>
      </w:r>
      <w:r>
        <w:rPr>
          <w:sz w:val="20"/>
        </w:rPr>
        <w:t>race,</w:t>
      </w:r>
      <w:r>
        <w:rPr>
          <w:spacing w:val="-6"/>
          <w:sz w:val="20"/>
        </w:rPr>
        <w:t xml:space="preserve"> </w:t>
      </w:r>
      <w:r>
        <w:rPr>
          <w:sz w:val="20"/>
        </w:rPr>
        <w:t>creed,</w:t>
      </w:r>
      <w:r>
        <w:rPr>
          <w:spacing w:val="-6"/>
          <w:sz w:val="20"/>
        </w:rPr>
        <w:t xml:space="preserve"> </w:t>
      </w:r>
      <w:r>
        <w:rPr>
          <w:sz w:val="20"/>
        </w:rPr>
        <w:t>sex,</w:t>
      </w:r>
      <w:r>
        <w:rPr>
          <w:spacing w:val="-6"/>
          <w:sz w:val="20"/>
        </w:rPr>
        <w:t xml:space="preserve"> </w:t>
      </w:r>
      <w:r>
        <w:rPr>
          <w:sz w:val="20"/>
        </w:rPr>
        <w:t>religion,</w:t>
      </w:r>
      <w:r>
        <w:rPr>
          <w:spacing w:val="-9"/>
          <w:sz w:val="20"/>
        </w:rPr>
        <w:t xml:space="preserve"> </w:t>
      </w:r>
      <w:r>
        <w:rPr>
          <w:sz w:val="20"/>
        </w:rPr>
        <w:t>or</w:t>
      </w:r>
      <w:r>
        <w:rPr>
          <w:spacing w:val="-6"/>
          <w:sz w:val="20"/>
        </w:rPr>
        <w:t xml:space="preserve"> </w:t>
      </w:r>
      <w:r>
        <w:rPr>
          <w:sz w:val="20"/>
        </w:rPr>
        <w:t>national</w:t>
      </w:r>
      <w:r>
        <w:rPr>
          <w:spacing w:val="-7"/>
          <w:sz w:val="20"/>
        </w:rPr>
        <w:t xml:space="preserve"> </w:t>
      </w:r>
      <w:r>
        <w:rPr>
          <w:sz w:val="20"/>
        </w:rPr>
        <w:t>origin.</w:t>
      </w:r>
      <w:r>
        <w:rPr>
          <w:spacing w:val="37"/>
          <w:sz w:val="20"/>
        </w:rPr>
        <w:t xml:space="preserve"> </w:t>
      </w:r>
      <w:r>
        <w:rPr>
          <w:sz w:val="20"/>
        </w:rPr>
        <w:t>The</w:t>
      </w:r>
      <w:r>
        <w:rPr>
          <w:spacing w:val="-7"/>
          <w:sz w:val="20"/>
        </w:rPr>
        <w:t xml:space="preserve"> </w:t>
      </w:r>
      <w:r>
        <w:rPr>
          <w:sz w:val="20"/>
        </w:rPr>
        <w:t>Potential Purchaser agrees that in consideration of Broker supplying Informational Materials, all offers to purchase the Property shall be made through Broker.</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This</w:t>
      </w:r>
      <w:r>
        <w:rPr>
          <w:spacing w:val="-16"/>
          <w:sz w:val="20"/>
        </w:rPr>
        <w:t xml:space="preserve"> </w:t>
      </w:r>
      <w:r>
        <w:rPr>
          <w:sz w:val="20"/>
        </w:rPr>
        <w:t>Agreement</w:t>
      </w:r>
      <w:r>
        <w:rPr>
          <w:spacing w:val="-14"/>
          <w:sz w:val="20"/>
        </w:rPr>
        <w:t xml:space="preserve"> </w:t>
      </w:r>
      <w:r>
        <w:rPr>
          <w:sz w:val="20"/>
        </w:rPr>
        <w:t>shall</w:t>
      </w:r>
      <w:r>
        <w:rPr>
          <w:spacing w:val="-14"/>
          <w:sz w:val="20"/>
        </w:rPr>
        <w:t xml:space="preserve"> </w:t>
      </w:r>
      <w:r>
        <w:rPr>
          <w:sz w:val="20"/>
        </w:rPr>
        <w:t>insure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z w:val="20"/>
        </w:rPr>
        <w:t>benefit</w:t>
      </w:r>
      <w:r>
        <w:rPr>
          <w:spacing w:val="-15"/>
          <w:sz w:val="20"/>
        </w:rPr>
        <w:t xml:space="preserve"> </w:t>
      </w:r>
      <w:r>
        <w:rPr>
          <w:sz w:val="20"/>
        </w:rPr>
        <w:t>of</w:t>
      </w:r>
      <w:r>
        <w:rPr>
          <w:spacing w:val="-13"/>
          <w:sz w:val="20"/>
        </w:rPr>
        <w:t xml:space="preserve"> </w:t>
      </w:r>
      <w:r>
        <w:rPr>
          <w:sz w:val="20"/>
        </w:rPr>
        <w:t>and</w:t>
      </w:r>
      <w:r>
        <w:rPr>
          <w:spacing w:val="-13"/>
          <w:sz w:val="20"/>
        </w:rPr>
        <w:t xml:space="preserve"> </w:t>
      </w:r>
      <w:r>
        <w:rPr>
          <w:sz w:val="20"/>
        </w:rPr>
        <w:t>be</w:t>
      </w:r>
      <w:r>
        <w:rPr>
          <w:spacing w:val="-16"/>
          <w:sz w:val="20"/>
        </w:rPr>
        <w:t xml:space="preserve"> </w:t>
      </w:r>
      <w:r>
        <w:rPr>
          <w:sz w:val="20"/>
        </w:rPr>
        <w:t>binding</w:t>
      </w:r>
      <w:r>
        <w:rPr>
          <w:spacing w:val="-13"/>
          <w:sz w:val="20"/>
        </w:rPr>
        <w:t xml:space="preserve"> </w:t>
      </w:r>
      <w:r>
        <w:rPr>
          <w:sz w:val="20"/>
        </w:rPr>
        <w:t>upon</w:t>
      </w:r>
      <w:r>
        <w:rPr>
          <w:spacing w:val="-14"/>
          <w:sz w:val="20"/>
        </w:rPr>
        <w:t xml:space="preserve"> </w:t>
      </w:r>
      <w:r>
        <w:rPr>
          <w:sz w:val="20"/>
        </w:rPr>
        <w:t>the</w:t>
      </w:r>
      <w:r>
        <w:rPr>
          <w:spacing w:val="-14"/>
          <w:sz w:val="20"/>
        </w:rPr>
        <w:t xml:space="preserve"> </w:t>
      </w:r>
      <w:r>
        <w:rPr>
          <w:sz w:val="20"/>
        </w:rPr>
        <w:t>Potential</w:t>
      </w:r>
      <w:r>
        <w:rPr>
          <w:spacing w:val="-14"/>
          <w:sz w:val="20"/>
        </w:rPr>
        <w:t xml:space="preserve"> </w:t>
      </w:r>
      <w:r>
        <w:rPr>
          <w:sz w:val="20"/>
        </w:rPr>
        <w:t>Purchaser,</w:t>
      </w:r>
      <w:r>
        <w:rPr>
          <w:spacing w:val="-13"/>
          <w:sz w:val="20"/>
        </w:rPr>
        <w:t xml:space="preserve"> </w:t>
      </w:r>
      <w:r>
        <w:rPr>
          <w:sz w:val="20"/>
        </w:rPr>
        <w:t>“Related</w:t>
      </w:r>
      <w:r>
        <w:rPr>
          <w:spacing w:val="-13"/>
          <w:sz w:val="20"/>
        </w:rPr>
        <w:t xml:space="preserve"> </w:t>
      </w:r>
      <w:r>
        <w:rPr>
          <w:sz w:val="20"/>
        </w:rPr>
        <w:t>Parties”</w:t>
      </w:r>
      <w:r>
        <w:rPr>
          <w:spacing w:val="-14"/>
          <w:sz w:val="20"/>
        </w:rPr>
        <w:t xml:space="preserve"> </w:t>
      </w:r>
      <w:r>
        <w:rPr>
          <w:sz w:val="20"/>
        </w:rPr>
        <w:t>and</w:t>
      </w:r>
      <w:r>
        <w:rPr>
          <w:spacing w:val="-14"/>
          <w:sz w:val="20"/>
        </w:rPr>
        <w:t xml:space="preserve"> </w:t>
      </w:r>
      <w:r>
        <w:rPr>
          <w:sz w:val="20"/>
        </w:rPr>
        <w:t>all</w:t>
      </w:r>
      <w:r>
        <w:rPr>
          <w:spacing w:val="-14"/>
          <w:sz w:val="20"/>
        </w:rPr>
        <w:t xml:space="preserve"> </w:t>
      </w:r>
      <w:r>
        <w:rPr>
          <w:sz w:val="20"/>
        </w:rPr>
        <w:t>respective successors and assigns. The failure of the Owner to insist in any one or more instances upon performance of any terms or conditions of this Agreement shall not be construed as a waiver of future performance of any term, covenant or condition and the Potential Purchaser’s obligations with respect thereto shall continue in full force in effect. This Agreement shall be governed and construed in accordance with the laws of the State of</w:t>
      </w:r>
      <w:r>
        <w:rPr>
          <w:spacing w:val="2"/>
          <w:sz w:val="20"/>
        </w:rPr>
        <w:t xml:space="preserve"> </w:t>
      </w:r>
      <w:r>
        <w:rPr>
          <w:sz w:val="20"/>
        </w:rPr>
        <w:t>Ohio.</w:t>
      </w:r>
    </w:p>
    <w:p>
      <w:pPr>
        <w:sectPr>
          <w:type w:val="continuous"/>
          <w:pgSz w:w="12240" w:h="15840"/>
          <w:pgMar w:left="620" w:right="880" w:gutter="0" w:header="0" w:top="440" w:footer="0" w:bottom="280"/>
          <w:formProt w:val="false"/>
          <w:textDirection w:val="lrTb"/>
          <w:docGrid w:type="default" w:linePitch="100" w:charSpace="0"/>
        </w:sectPr>
      </w:pPr>
    </w:p>
    <w:p>
      <w:pPr>
        <w:pStyle w:val="BodyText"/>
        <w:spacing w:before="3" w:after="0"/>
        <w:rPr>
          <w:sz w:val="19"/>
        </w:rPr>
      </w:pPr>
      <w:r>
        <w:rPr>
          <w:sz w:val="19"/>
        </w:rPr>
      </w:r>
    </w:p>
    <w:p>
      <w:pPr>
        <w:pStyle w:val="BodyText"/>
        <w:spacing w:before="91" w:after="0"/>
        <w:ind w:left="373" w:right="2172"/>
        <w:rPr/>
      </w:pPr>
      <w:r>
        <w:rPr/>
        <w:t xml:space="preserve">Your signature below constitutes Agreement with the foregoing. </w:t>
      </w:r>
      <w:ins w:id="48" w:author="Unknown Author" w:date="2026-03-09T00:47:38Z">
        <w:r>
          <w:rPr/>
          <w:t>Please return one original signed copy of this Agreement to: or provide a scanned copy via email.</w:t>
        </w:r>
      </w:ins>
      <w:del w:id="49" w:author="Unknown Author" w:date="2026-03-09T00:47:38Z">
        <w:r>
          <w:rPr/>
          <w:delText>Please return one original signed copy of this Agreement to:</w:delText>
        </w:r>
      </w:del>
    </w:p>
    <w:p>
      <w:pPr>
        <w:pStyle w:val="BodyText"/>
        <w:rPr/>
      </w:pPr>
      <w:r>
        <w:rPr/>
      </w:r>
    </w:p>
    <w:p>
      <w:pPr>
        <w:pStyle w:val="BodyText"/>
        <w:rPr/>
      </w:pPr>
      <w:r>
        <w:rPr/>
      </w:r>
    </w:p>
    <w:p>
      <w:pPr>
        <w:pStyle w:val="BodyText"/>
        <w:rPr/>
      </w:pPr>
      <w:r>
        <w:rPr/>
      </w:r>
    </w:p>
    <w:p>
      <w:pPr>
        <w:pStyle w:val="BodyText"/>
        <w:spacing w:before="10" w:after="0"/>
        <w:rPr>
          <w:sz w:val="15"/>
        </w:rPr>
      </w:pPr>
      <w:r>
        <w:rPr>
          <w:sz w:val="15"/>
        </w:rPr>
        <mc:AlternateContent>
          <mc:Choice Requires="wps">
            <w:drawing>
              <wp:anchor behindDoc="1" distT="0" distB="635" distL="0" distR="0" simplePos="0" locked="0" layoutInCell="0" allowOverlap="1" relativeHeight="2">
                <wp:simplePos x="0" y="0"/>
                <wp:positionH relativeFrom="page">
                  <wp:posOffset>631190</wp:posOffset>
                </wp:positionH>
                <wp:positionV relativeFrom="paragraph">
                  <wp:posOffset>143510</wp:posOffset>
                </wp:positionV>
                <wp:extent cx="1651635" cy="635"/>
                <wp:effectExtent l="3175" t="2540" r="2540" b="3175"/>
                <wp:wrapTopAndBottom/>
                <wp:docPr id="1" name="Shape1"/>
                <a:graphic xmlns:a="http://schemas.openxmlformats.org/drawingml/2006/main">
                  <a:graphicData uri="http://schemas.microsoft.com/office/word/2010/wordprocessingShape">
                    <wps:wsp>
                      <wps:cNvSpPr/>
                      <wps:spPr>
                        <a:xfrm>
                          <a:off x="0" y="0"/>
                          <a:ext cx="1651680" cy="72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49.7pt,11.3pt" to="179.7pt,11.3pt" ID="Shape1" stroked="t" o:allowincell="f" style="position:absolute;mso-position-horizontal-relative:page">
                <v:stroke color="black" weight="5040" joinstyle="round" endcap="flat"/>
                <v:fill o:detectmouseclick="t" on="false"/>
                <w10:wrap type="topAndBottom"/>
              </v:line>
            </w:pict>
          </mc:Fallback>
        </mc:AlternateContent>
      </w:r>
    </w:p>
    <w:p>
      <w:pPr>
        <w:pStyle w:val="BodyText"/>
        <w:spacing w:lineRule="exact" w:line="202"/>
        <w:ind w:left="373"/>
        <w:rPr/>
      </w:pPr>
      <w:r>
        <w:rPr/>
        <w:t>Broker</w:t>
      </w:r>
    </w:p>
    <w:p>
      <w:pPr>
        <w:pStyle w:val="BodyText"/>
        <w:ind w:left="373" w:right="8202"/>
        <w:rPr/>
      </w:pPr>
      <w:r>
        <w:rPr/>
        <w:t>XXXXXXX</w:t>
      </w:r>
    </w:p>
    <w:p>
      <w:pPr>
        <w:pStyle w:val="BodyText"/>
        <w:spacing w:before="11" w:after="0"/>
        <w:rPr>
          <w:sz w:val="19"/>
        </w:rPr>
      </w:pPr>
      <w:r>
        <w:rPr>
          <w:sz w:val="19"/>
        </w:rPr>
      </w:r>
    </w:p>
    <w:p>
      <w:pPr>
        <w:pStyle w:val="BodyText"/>
        <w:ind w:left="373"/>
        <w:rPr/>
      </w:pPr>
      <w:r>
        <w:rPr/>
        <w:t>Telephone:  XXXXX</w:t>
      </w:r>
    </w:p>
    <w:p>
      <w:pPr>
        <w:pStyle w:val="BodyText"/>
        <w:tabs>
          <w:tab w:val="clear" w:pos="720"/>
          <w:tab w:val="left" w:pos="1381" w:leader="none"/>
        </w:tabs>
        <w:ind w:left="373"/>
        <w:rPr/>
      </w:pPr>
      <w:r>
        <w:rPr/>
        <w:t>Fax:</w:t>
        <w:tab/>
        <w:t>XXXXX</w:t>
      </w:r>
    </w:p>
    <w:p>
      <w:pPr>
        <w:pStyle w:val="BodyText"/>
        <w:rPr>
          <w:sz w:val="22"/>
        </w:rPr>
      </w:pPr>
      <w:r>
        <w:rPr>
          <w:sz w:val="22"/>
        </w:rPr>
      </w:r>
    </w:p>
    <w:p>
      <w:pPr>
        <w:pStyle w:val="BodyText"/>
        <w:spacing w:before="11" w:after="0"/>
        <w:rPr>
          <w:sz w:val="17"/>
        </w:rPr>
      </w:pPr>
      <w:r>
        <w:rPr>
          <w:sz w:val="17"/>
        </w:rPr>
      </w:r>
    </w:p>
    <w:p>
      <w:pPr>
        <w:pStyle w:val="BodyText"/>
        <w:tabs>
          <w:tab w:val="clear" w:pos="720"/>
          <w:tab w:val="left" w:pos="6548" w:leader="none"/>
          <w:tab w:val="left" w:pos="7583" w:leader="none"/>
          <w:tab w:val="left" w:pos="8636" w:leader="none"/>
        </w:tabs>
        <w:ind w:left="373"/>
        <w:rPr/>
      </w:pPr>
      <w:r>
        <w:rPr/>
        <w:t>POTENTIAL PURCHASER: ACCEPTED AND AGREED</w:t>
      </w:r>
      <w:r>
        <w:rPr>
          <w:spacing w:val="-9"/>
        </w:rPr>
        <w:t xml:space="preserve"> </w:t>
      </w:r>
      <w:r>
        <w:rPr/>
        <w:t>TO</w:t>
      </w:r>
      <w:r>
        <w:rPr>
          <w:spacing w:val="-3"/>
        </w:rPr>
        <w:t xml:space="preserve"> </w:t>
      </w:r>
      <w:r>
        <w:rPr/>
        <w:t>THIS</w:t>
      </w:r>
      <w:r>
        <w:rPr>
          <w:u w:val="single"/>
        </w:rPr>
        <w:t xml:space="preserve"> </w:t>
        <w:tab/>
      </w:r>
      <w:r>
        <w:rPr/>
        <w:t>DAY</w:t>
      </w:r>
      <w:r>
        <w:rPr>
          <w:u w:val="single"/>
        </w:rPr>
        <w:t xml:space="preserve"> </w:t>
        <w:tab/>
      </w:r>
      <w:r>
        <w:rPr/>
        <w:t>OF 20</w:t>
      </w:r>
      <w:r>
        <w:rPr>
          <w:u w:val="single"/>
        </w:rPr>
        <w:t xml:space="preserve"> </w:t>
        <w:tab/>
      </w:r>
    </w:p>
    <w:p>
      <w:pPr>
        <w:pStyle w:val="BodyText"/>
        <w:rPr/>
      </w:pPr>
      <w:r>
        <w:rPr/>
      </w:r>
    </w:p>
    <w:p>
      <w:pPr>
        <w:pStyle w:val="BodyText"/>
        <w:rPr/>
      </w:pPr>
      <w:r>
        <w:rPr/>
      </w:r>
    </w:p>
    <w:p>
      <w:pPr>
        <w:pStyle w:val="BodyText"/>
        <w:rPr/>
      </w:pPr>
      <w:r>
        <w:rPr/>
      </w:r>
    </w:p>
    <w:p>
      <w:pPr>
        <w:pStyle w:val="BodyText"/>
        <w:tabs>
          <w:tab w:val="clear" w:pos="720"/>
          <w:tab w:val="left" w:pos="6872" w:leader="none"/>
        </w:tabs>
        <w:ind w:left="680"/>
        <w:rPr/>
      </w:pPr>
      <w:r>
        <w:rPr/>
        <w:t xml:space="preserve">Company   </w:t>
      </w:r>
      <w:r>
        <w:rPr>
          <w:spacing w:val="-22"/>
        </w:rPr>
        <w:t xml:space="preserve"> </w:t>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6872" w:leader="none"/>
        </w:tabs>
        <w:spacing w:before="91" w:after="0"/>
        <w:ind w:left="680"/>
        <w:rPr/>
      </w:pPr>
      <w:r>
        <w:rPr/>
        <w:t xml:space="preserve">Signature:  </w:t>
      </w:r>
      <w:r>
        <w:rPr>
          <w:spacing w:val="-16"/>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Printed</w:t>
      </w:r>
      <w:r>
        <w:rPr>
          <w:spacing w:val="-5"/>
        </w:rPr>
        <w:t xml:space="preserve"> </w:t>
      </w:r>
      <w:r>
        <w:rPr/>
        <w:t xml:space="preserve">Name:  </w:t>
      </w:r>
      <w:r>
        <w:rPr>
          <w:spacing w:val="5"/>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Title:: </w:t>
      </w:r>
      <w:r>
        <w:rPr>
          <w:spacing w:val="10"/>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Address::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City, State &amp;</w:t>
      </w:r>
      <w:r>
        <w:rPr>
          <w:spacing w:val="-9"/>
        </w:rPr>
        <w:t xml:space="preserve"> </w:t>
      </w:r>
      <w:r>
        <w:rPr/>
        <w:t xml:space="preserve">Zip:  </w:t>
      </w:r>
      <w:r>
        <w:rPr>
          <w:spacing w:val="3"/>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2178" w:leader="none"/>
          <w:tab w:val="left" w:pos="6872" w:leader="none"/>
        </w:tabs>
        <w:spacing w:before="91" w:after="0"/>
        <w:ind w:left="680"/>
        <w:rPr/>
      </w:pPr>
      <w:r>
        <w:rPr/>
        <w:t>Home Phone</w:t>
      </w:r>
      <w:r>
        <w:rPr>
          <w:spacing w:val="-3"/>
        </w:rPr>
        <w:t xml:space="preserve"> </w:t>
      </w:r>
      <w:r>
        <w:rPr/>
        <w:t>#</w:t>
        <w:tab/>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2178" w:leader="none"/>
          <w:tab w:val="left" w:pos="6872" w:leader="none"/>
        </w:tabs>
        <w:spacing w:before="91" w:after="0"/>
        <w:ind w:left="680"/>
        <w:rPr>
          <w:lang w:val="fr-FR"/>
        </w:rPr>
      </w:pPr>
      <w:r>
        <w:rPr>
          <w:lang w:val="fr-FR"/>
        </w:rPr>
        <w:t>Mobile Phone</w:t>
      </w:r>
      <w:r>
        <w:rPr>
          <w:spacing w:val="-5"/>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1367" w:leader="none"/>
          <w:tab w:val="left" w:pos="6872" w:leader="none"/>
        </w:tabs>
        <w:spacing w:before="91" w:after="0"/>
        <w:ind w:left="680"/>
        <w:rPr>
          <w:lang w:val="fr-FR"/>
        </w:rPr>
      </w:pPr>
      <w:r>
        <w:rPr>
          <w:lang w:val="fr-FR"/>
        </w:rPr>
        <w:t>Fax</w:t>
      </w:r>
      <w:r>
        <w:rPr>
          <w:spacing w:val="-2"/>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spacing w:val="3"/>
          <w:lang w:val="fr-FR"/>
        </w:rPr>
        <w:t xml:space="preserve"> </w:t>
      </w:r>
      <w:r>
        <w:rPr>
          <w:w w:val="99"/>
          <w:u w:val="single"/>
          <w:lang w:val="fr-FR"/>
        </w:rPr>
        <w:t xml:space="preserve"> </w:t>
      </w:r>
      <w:r>
        <w:rPr>
          <w:u w:val="single"/>
          <w:lang w:val="fr-FR"/>
        </w:rPr>
        <w:tab/>
      </w:r>
    </w:p>
    <w:p>
      <w:pPr>
        <w:pStyle w:val="BodyText"/>
        <w:rPr>
          <w:lang w:val="fr-FR"/>
        </w:rPr>
      </w:pPr>
      <w:r>
        <w:rPr>
          <w:lang w:val="fr-FR"/>
        </w:rPr>
      </w:r>
    </w:p>
    <w:p>
      <w:pPr>
        <w:pStyle w:val="BodyText"/>
        <w:spacing w:before="10" w:after="0"/>
        <w:rPr>
          <w:lang w:val="fr-FR"/>
        </w:rPr>
      </w:pPr>
      <w:r>
        <w:rPr>
          <w:lang w:val="fr-FR"/>
        </w:rPr>
      </w:r>
    </w:p>
    <w:p>
      <w:pPr>
        <w:pStyle w:val="BodyText"/>
        <w:tabs>
          <w:tab w:val="clear" w:pos="720"/>
          <w:tab w:val="left" w:pos="6872" w:leader="none"/>
        </w:tabs>
        <w:ind w:left="680"/>
        <w:rPr>
          <w:lang w:val="fr-FR"/>
        </w:rPr>
      </w:pPr>
      <w:r>
        <w:rPr>
          <w:lang w:val="fr-FR"/>
        </w:rPr>
        <w:t>Buyer’s</w:t>
      </w:r>
      <w:r>
        <w:rPr>
          <w:spacing w:val="-3"/>
          <w:lang w:val="fr-FR"/>
        </w:rPr>
        <w:t xml:space="preserve"> </w:t>
      </w:r>
      <w:r>
        <w:rPr>
          <w:lang w:val="fr-FR"/>
        </w:rPr>
        <w:t xml:space="preserve">Agent </w:t>
      </w:r>
      <w:r>
        <w:rPr>
          <w:spacing w:val="24"/>
          <w:lang w:val="fr-FR"/>
        </w:rPr>
        <w:t xml:space="preserve"> </w:t>
      </w:r>
      <w:r>
        <w:rPr>
          <w:w w:val="99"/>
          <w:u w:val="single"/>
          <w:lang w:val="fr-FR"/>
        </w:rPr>
        <w:t xml:space="preserve"> </w:t>
      </w:r>
      <w:r>
        <w:rPr>
          <w:u w:val="single"/>
          <w:lang w:val="fr-FR"/>
        </w:rPr>
        <w:tab/>
      </w:r>
    </w:p>
    <w:p>
      <w:pPr>
        <w:pStyle w:val="BodyText"/>
        <w:spacing w:before="10" w:after="0"/>
        <w:rPr>
          <w:sz w:val="12"/>
          <w:lang w:val="fr-FR"/>
        </w:rPr>
      </w:pPr>
      <w:r>
        <w:rPr>
          <w:sz w:val="12"/>
          <w:lang w:val="fr-FR"/>
        </w:rPr>
      </w:r>
    </w:p>
    <w:p>
      <w:pPr>
        <w:pStyle w:val="BodyText"/>
        <w:tabs>
          <w:tab w:val="clear" w:pos="720"/>
          <w:tab w:val="left" w:pos="6872" w:leader="none"/>
        </w:tabs>
        <w:spacing w:before="90" w:after="0"/>
        <w:ind w:left="680"/>
        <w:rPr>
          <w:lang w:val="fr-FR"/>
        </w:rPr>
      </w:pPr>
      <w:r>
        <w:rPr>
          <w:lang w:val="fr-FR"/>
        </w:rPr>
        <w:t xml:space="preserve">Signature:  </w:t>
      </w:r>
      <w:r>
        <w:rPr>
          <w:spacing w:val="-16"/>
          <w:lang w:val="fr-FR"/>
        </w:rPr>
        <w:t xml:space="preserve">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pPr>
      <w:r>
        <w:rPr/>
        <w:t xml:space="preserve">Phone: </w:t>
      </w:r>
      <w:r>
        <w:rPr>
          <w:spacing w:val="12"/>
        </w:rPr>
        <w:t xml:space="preserve"> </w:t>
      </w:r>
      <w:r>
        <w:rPr>
          <w:w w:val="99"/>
          <w:u w:val="single"/>
        </w:rPr>
        <w:t xml:space="preserve"> </w:t>
      </w:r>
      <w:r>
        <w:rPr>
          <w:u w:val="single"/>
        </w:rPr>
        <w:tab/>
      </w:r>
      <w:ins w:id="50" w:author="Unknown Author" w:date="2026-03-09T00:47:38Z">
        <w:r>
          <w:rPr>
            <w:u w:val="single"/>
          </w:rPr>
          <w:t xml:space="preserve"> The Effective Date of this Agreement shall be the date on which it is executed by both parties.</w:t>
        </w:r>
      </w:ins>
    </w:p>
    <w:sectPr>
      <w:type w:val="nextPage"/>
      <w:pgSz w:w="12240" w:h="15840"/>
      <w:pgMar w:left="620" w:right="880" w:gutter="0" w:header="0" w:top="15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47" w:hanging="411"/>
      </w:pPr>
      <w:rPr>
        <w:sz w:val="20"/>
        <w:spacing w:val="0"/>
        <w:szCs w:val="20"/>
        <w:w w:val="99"/>
        <w:rFonts w:ascii="Times New Roman" w:hAnsi="Times New Roman" w:eastAsia="Times New Roman" w:cs="Times New Roman"/>
        <w:lang w:val="en-US" w:eastAsia="en-US" w:bidi="en-US"/>
      </w:rPr>
    </w:lvl>
    <w:lvl w:ilvl="1">
      <w:start w:val="0"/>
      <w:numFmt w:val="bullet"/>
      <w:lvlText w:val=""/>
      <w:lvlJc w:val="left"/>
      <w:pPr>
        <w:tabs>
          <w:tab w:val="num" w:pos="0"/>
        </w:tabs>
        <w:ind w:left="1740" w:hanging="411"/>
      </w:pPr>
      <w:rPr>
        <w:rFonts w:ascii="Symbol" w:hAnsi="Symbol" w:cs="Symbol" w:hint="default"/>
        <w:lang w:val="en-US" w:eastAsia="en-US" w:bidi="en-US"/>
      </w:rPr>
    </w:lvl>
    <w:lvl w:ilvl="2">
      <w:start w:val="0"/>
      <w:numFmt w:val="bullet"/>
      <w:lvlText w:val=""/>
      <w:lvlJc w:val="left"/>
      <w:pPr>
        <w:tabs>
          <w:tab w:val="num" w:pos="0"/>
        </w:tabs>
        <w:ind w:left="2740" w:hanging="411"/>
      </w:pPr>
      <w:rPr>
        <w:rFonts w:ascii="Symbol" w:hAnsi="Symbol" w:cs="Symbol" w:hint="default"/>
        <w:lang w:val="en-US" w:eastAsia="en-US" w:bidi="en-US"/>
      </w:rPr>
    </w:lvl>
    <w:lvl w:ilvl="3">
      <w:start w:val="0"/>
      <w:numFmt w:val="bullet"/>
      <w:lvlText w:val=""/>
      <w:lvlJc w:val="left"/>
      <w:pPr>
        <w:tabs>
          <w:tab w:val="num" w:pos="0"/>
        </w:tabs>
        <w:ind w:left="3740" w:hanging="411"/>
      </w:pPr>
      <w:rPr>
        <w:rFonts w:ascii="Symbol" w:hAnsi="Symbol" w:cs="Symbol" w:hint="default"/>
        <w:lang w:val="en-US" w:eastAsia="en-US" w:bidi="en-US"/>
      </w:rPr>
    </w:lvl>
    <w:lvl w:ilvl="4">
      <w:start w:val="0"/>
      <w:numFmt w:val="bullet"/>
      <w:lvlText w:val=""/>
      <w:lvlJc w:val="left"/>
      <w:pPr>
        <w:tabs>
          <w:tab w:val="num" w:pos="0"/>
        </w:tabs>
        <w:ind w:left="4740" w:hanging="411"/>
      </w:pPr>
      <w:rPr>
        <w:rFonts w:ascii="Symbol" w:hAnsi="Symbol" w:cs="Symbol" w:hint="default"/>
        <w:lang w:val="en-US" w:eastAsia="en-US" w:bidi="en-US"/>
      </w:rPr>
    </w:lvl>
    <w:lvl w:ilvl="5">
      <w:start w:val="0"/>
      <w:numFmt w:val="bullet"/>
      <w:lvlText w:val=""/>
      <w:lvlJc w:val="left"/>
      <w:pPr>
        <w:tabs>
          <w:tab w:val="num" w:pos="0"/>
        </w:tabs>
        <w:ind w:left="5740" w:hanging="411"/>
      </w:pPr>
      <w:rPr>
        <w:rFonts w:ascii="Symbol" w:hAnsi="Symbol" w:cs="Symbol" w:hint="default"/>
        <w:lang w:val="en-US" w:eastAsia="en-US" w:bidi="en-US"/>
      </w:rPr>
    </w:lvl>
    <w:lvl w:ilvl="6">
      <w:start w:val="0"/>
      <w:numFmt w:val="bullet"/>
      <w:lvlText w:val=""/>
      <w:lvlJc w:val="left"/>
      <w:pPr>
        <w:tabs>
          <w:tab w:val="num" w:pos="0"/>
        </w:tabs>
        <w:ind w:left="6740" w:hanging="411"/>
      </w:pPr>
      <w:rPr>
        <w:rFonts w:ascii="Symbol" w:hAnsi="Symbol" w:cs="Symbol" w:hint="default"/>
        <w:lang w:val="en-US" w:eastAsia="en-US" w:bidi="en-US"/>
      </w:rPr>
    </w:lvl>
    <w:lvl w:ilvl="7">
      <w:start w:val="0"/>
      <w:numFmt w:val="bullet"/>
      <w:lvlText w:val=""/>
      <w:lvlJc w:val="left"/>
      <w:pPr>
        <w:tabs>
          <w:tab w:val="num" w:pos="0"/>
        </w:tabs>
        <w:ind w:left="7740" w:hanging="411"/>
      </w:pPr>
      <w:rPr>
        <w:rFonts w:ascii="Symbol" w:hAnsi="Symbol" w:cs="Symbol" w:hint="default"/>
        <w:lang w:val="en-US" w:eastAsia="en-US" w:bidi="en-US"/>
      </w:rPr>
    </w:lvl>
    <w:lvl w:ilvl="8">
      <w:start w:val="0"/>
      <w:numFmt w:val="bullet"/>
      <w:lvlText w:val=""/>
      <w:lvlJc w:val="left"/>
      <w:pPr>
        <w:tabs>
          <w:tab w:val="num" w:pos="0"/>
        </w:tabs>
        <w:ind w:left="8740" w:hanging="411"/>
      </w:pPr>
      <w:rPr>
        <w:rFonts w:ascii="Symbol" w:hAnsi="Symbol" w:cs="Symbol" w:hint="default"/>
        <w:lang w:val="en-US" w:eastAsia="en-US" w:bidi="en-US"/>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trackRevision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en-US"/>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uiPriority w:val="1"/>
    <w:qFormat/>
    <w:pPr/>
    <w:rPr>
      <w:sz w:val="20"/>
      <w:szCs w:val="20"/>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ind w:hanging="375" w:left="747" w:right="110"/>
      <w:jc w:val="both"/>
    </w:pPr>
    <w:rPr/>
  </w:style>
  <w:style w:type="paragraph" w:styleId="TableParagraph" w:customStyle="1">
    <w:name w:val="Table Paragraph"/>
    <w:basedOn w:val="Normal"/>
    <w:uiPriority w:val="1"/>
    <w:qFormat/>
    <w:pPr/>
    <w:rPr/>
  </w:style>
  <w:style w:type="paragraph" w:styleId="Revision">
    <w:name w:val="Revision"/>
    <w:uiPriority w:val="99"/>
    <w:semiHidden/>
    <w:qFormat/>
    <w:rsid w:val="006d28fe"/>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n-US" w:bidi="en-US"/>
    </w:rPr>
  </w:style>
  <w:style w:type="paragraph" w:styleId="NormalWeb">
    <w:name w:val="Normal (Web)"/>
    <w:basedOn w:val="Normal"/>
    <w:uiPriority w:val="99"/>
    <w:semiHidden/>
    <w:unhideWhenUsed/>
    <w:qFormat/>
    <w:rsid w:val="004e784c"/>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Pages>
  <Words>701</Words>
  <Characters>4535</Characters>
  <CharactersWithSpaces>5169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2026-03-05T16:24:00Z</dcterms:created>
  <dc:creator>Marketing1</dc:creator>
  <dc:description/>
  <dc:language>en-US</dc:language>
  <cp:lastModifiedBy/>
  <dcterms:modified xsi:type="dcterms:W3CDTF">2026-03-09T00:47:42Z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Acrobat PDFMaker 23 for Word</vt:lpwstr>
  </property>
  <property fmtid="{D5CDD505-2E9C-101B-9397-08002B2CF9AE}" pid="4" name="LastSaved">
    <vt:filetime>2025-04-09T00:00:00Z</vt:filetime>
  </property>
</Properties>
</file>