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﻿</w:t>
      </w:r>
      <w:r>
        <w:rPr/>
        <w:t>NON-DISCLOSURE AGREEMENT</w:t>
      </w:r>
    </w:p>
    <w:p>
      <w:pPr>
        <w:pStyle w:val="Normal"/>
        <w:rPr/>
      </w:pPr>
      <w:r>
        <w:rPr/>
        <w:t>This Non-[PERSON:182a7ee7f573339d] ("Agreement") is entered into on March 9, 2026, between [PERSON:f95c749166458057], an individual residing at [ADDRESS:b55abd7b0d06ce65] (email: [EMAIL:448fb393e3201244], phone: [PHONE:9d935f3dd9f79174]), hereinafter referred to as the "[PERSON:410c0c1ffffd3c8c]," and [COMPANY:af7dcb2a514e7ed6], a Delaware corporation with its principal place of business at [ADDRESS:218e303d40d96e34] (email: [EMAIL:0a828160c7b48635], phone: [PHONE:44d75aef71a21157]), hereinafter referred to as the "[PERSON:a6137e1d8dc966c9]."</w:t>
      </w:r>
    </w:p>
    <w:p>
      <w:pPr>
        <w:pStyle w:val="Normal"/>
        <w:rPr/>
      </w:pPr>
      <w:r>
        <w:rPr/>
        <w:t>WHEREAS, the [PERSON:39ba5d4509fcbff7] possesses certain confidential and proprietary information relating to real estate investments; and</w:t>
      </w:r>
    </w:p>
    <w:p>
      <w:pPr>
        <w:pStyle w:val="Normal"/>
        <w:rPr/>
      </w:pPr>
      <w:r>
        <w:rPr/>
        <w:t>WHEREAS, the [PERSON:2090928212cf2506] desires to evaluate such information for potential business opportunities;</w:t>
      </w:r>
    </w:p>
    <w:p>
      <w:pPr>
        <w:pStyle w:val="Normal"/>
        <w:rPr/>
      </w:pPr>
      <w:r>
        <w:rPr/>
        <w:t>NOW, THEREFORE, in consideration of the mutual covenants contained herein, the parties agree as follows:</w:t>
      </w:r>
    </w:p>
    <w:p>
      <w:pPr>
        <w:pStyle w:val="Normal"/>
        <w:rPr/>
      </w:pPr>
      <w:r>
        <w:rPr/>
        <w:t>1. CONFIDENTIAL INFORMATION</w:t>
      </w:r>
      <w:ins w:id="0" w:author="Unknown Author" w:date="2026-03-10T12:16:35Z">
        <w:r>
          <w:rPr/>
          <w:t xml:space="preserve"> However, Confidential Information does not include: (i) information already in possession; (ii) information publicly available; (iii) information independently developed; (iv) information received from third parties without confidentiality obligations.</w:t>
        </w:r>
      </w:ins>
    </w:p>
    <w:p>
      <w:pPr>
        <w:pStyle w:val="Normal"/>
        <w:rPr/>
      </w:pPr>
      <w:r>
        <w:rPr/>
        <w:t>For purposes of this Agreement, "[PERSON:fce4675a02fc89e0]" means all non-public, proprietary information disclosed by [COMPANY:be0ec42704400a99].</w:t>
      </w:r>
    </w:p>
    <w:p>
      <w:pPr>
        <w:pStyle w:val="Normal"/>
        <w:rPr/>
      </w:pPr>
      <w:r>
        <w:rPr/>
        <w:t>2. [COMPANY:0097f212437204eb] agrees to maintain the confidentiality of all [PERSON:509fc842e1193611] and not to disclose such information to any third parties without the prior written consent of [PERSON:4d95d63fe8f9e473].</w:t>
      </w:r>
    </w:p>
    <w:p>
      <w:pPr>
        <w:pStyle w:val="Normal"/>
        <w:rPr/>
      </w:pPr>
      <w:r>
        <w:rPr/>
        <w:t>3. RETURN OF MATERIALS</w:t>
      </w:r>
    </w:p>
    <w:p>
      <w:pPr>
        <w:pStyle w:val="Normal"/>
        <w:rPr/>
      </w:pPr>
      <w:r>
        <w:rPr/>
        <w:t>Upon termination of this Agreement, [COMPANY:99bb4e1d4622a0ff] shall return all materials containing [PERSON:8a6391458c84f7d4] to [PERSON:4e4854c889aa684f] at [ADDRESS:bda491f21190f463].</w:t>
      </w:r>
    </w:p>
    <w:p>
      <w:pPr>
        <w:pStyle w:val="Normal"/>
        <w:rPr/>
      </w:pPr>
      <w:r>
        <w:rPr/>
        <w:t>IN WITNESS WHEREOF, the parties have executed this Agreement as of the date first written above.</w:t>
      </w:r>
    </w:p>
    <w:p>
      <w:pPr>
        <w:pStyle w:val="Normal"/>
        <w:rPr/>
      </w:pPr>
      <w:r>
        <w:rPr/>
        <w:t>DISCLOSING PARTY:                    RECEIVING PARTY:</w:t>
      </w:r>
    </w:p>
    <w:p>
      <w:pPr>
        <w:pStyle w:val="Normal"/>
        <w:rPr/>
      </w:pPr>
      <w:r>
        <w:rPr/>
        <w:t>_________________________           _________________________</w:t>
      </w:r>
    </w:p>
    <w:p>
      <w:pPr>
        <w:pStyle w:val="Normal"/>
        <w:rPr/>
      </w:pPr>
      <w:r>
        <w:rPr/>
        <w:t>[PERSON:a33c78fc760727b6]                          [PERSON:8aedc6da3e5b50ab], CEO</w:t>
      </w:r>
    </w:p>
    <w:p>
      <w:pPr>
        <w:pStyle w:val="Normal"/>
        <w:rPr/>
      </w:pPr>
      <w:r>
        <w:rPr/>
        <w:t>Date: [DATE:70db9f19b06d07cd]                      [COMPANY:30f655e81c5c66ec]</w:t>
      </w:r>
    </w:p>
    <w:p>
      <w:pPr>
        <w:pStyle w:val="Normal"/>
        <w:rPr/>
      </w:pPr>
      <w:r>
        <w:rPr/>
        <w:t>Date: [DATE:fa0ca5bf0191dd7d]</w:t>
      </w:r>
    </w:p>
    <w:p>
      <w:pPr>
        <w:pStyle w:val="Normal"/>
        <w:rPr/>
      </w:pPr>
      <w:r>
        <w:rPr/>
        <w:t>[PERSON:c96c58b6bcac2e8c]:</w:t>
      </w:r>
    </w:p>
    <w:p>
      <w:pPr>
        <w:pStyle w:val="Normal"/>
        <w:rPr/>
      </w:pPr>
      <w:r>
        <w:rPr/>
        <w:t>[PERSON:0073a8c08659ca6a]: [EMAIL:2f3f74607f544849], [PHONE:a34b76139a7d99da]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[PERSON:01b79dd7979f0a4a]: [EMAIL:9213b0793ab4857e], [PHONE:30a7b9d9cfc3769e]</w:t>
      </w:r>
      <w:ins w:id="1" w:author="Unknown Author" w:date="2026-03-10T12:16:35Z">
        <w:r>
          <w:rPr/>
          <w:t xml:space="preserve"> Effective Date: The date this Agreement is executed by both parties.</w:t>
        </w:r>
      </w:ins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trackRevisions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2026-03-10T12:16:35Z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